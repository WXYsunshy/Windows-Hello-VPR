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1437" w:rsidRDefault="004B1437" w:rsidP="004B1437">
      <w:pPr>
        <w:spacing w:line="0" w:lineRule="atLeast"/>
        <w:ind w:firstLineChars="3200" w:firstLine="14080"/>
        <w:rPr>
          <w:rFonts w:eastAsia="华文行楷"/>
          <w:sz w:val="44"/>
        </w:rPr>
      </w:pPr>
    </w:p>
    <w:p w:rsidR="004B1437" w:rsidRDefault="004B1437" w:rsidP="004B1437">
      <w:pPr>
        <w:spacing w:line="0" w:lineRule="atLeast"/>
        <w:jc w:val="center"/>
        <w:rPr>
          <w:rFonts w:ascii="华文行楷" w:eastAsia="华文行楷" w:hAnsi="宋体"/>
          <w:sz w:val="72"/>
          <w:szCs w:val="72"/>
        </w:rPr>
      </w:pPr>
      <w:r>
        <w:rPr>
          <w:noProof/>
        </w:rPr>
        <w:drawing>
          <wp:anchor distT="0" distB="0" distL="114300" distR="114300" simplePos="0" relativeHeight="251660288" behindDoc="0" locked="0" layoutInCell="1" allowOverlap="1">
            <wp:simplePos x="0" y="0"/>
            <wp:positionH relativeFrom="column">
              <wp:posOffset>712470</wp:posOffset>
            </wp:positionH>
            <wp:positionV relativeFrom="paragraph">
              <wp:posOffset>337185</wp:posOffset>
            </wp:positionV>
            <wp:extent cx="800100" cy="790575"/>
            <wp:effectExtent l="0" t="0" r="0" b="9525"/>
            <wp:wrapNone/>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徽"/>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l="36150" t="5182"/>
                    <a:stretch>
                      <a:fillRect/>
                    </a:stretch>
                  </pic:blipFill>
                  <pic:spPr bwMode="auto">
                    <a:xfrm>
                      <a:off x="0" y="0"/>
                      <a:ext cx="8001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1731645</wp:posOffset>
            </wp:positionH>
            <wp:positionV relativeFrom="paragraph">
              <wp:posOffset>273050</wp:posOffset>
            </wp:positionV>
            <wp:extent cx="3429000" cy="885190"/>
            <wp:effectExtent l="0" t="0" r="0" b="0"/>
            <wp:wrapNone/>
            <wp:docPr id="1"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标"/>
                    <pic:cNvPicPr>
                      <a:picLocks noChangeAspect="1" noChangeArrowheads="1"/>
                    </pic:cNvPicPr>
                  </pic:nvPicPr>
                  <pic:blipFill>
                    <a:blip r:embed="rId9">
                      <a:lum contrast="12000"/>
                      <a:grayscl/>
                      <a:biLevel thresh="50000"/>
                      <a:extLst>
                        <a:ext uri="{28A0092B-C50C-407E-A947-70E740481C1C}">
                          <a14:useLocalDpi xmlns:a14="http://schemas.microsoft.com/office/drawing/2010/main" val="0"/>
                        </a:ext>
                      </a:extLst>
                    </a:blip>
                    <a:srcRect l="36531" t="13866" r="25795" b="43291"/>
                    <a:stretch>
                      <a:fillRect/>
                    </a:stretch>
                  </pic:blipFill>
                  <pic:spPr bwMode="auto">
                    <a:xfrm>
                      <a:off x="0" y="0"/>
                      <a:ext cx="342900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1437" w:rsidRPr="005C62AA" w:rsidRDefault="004B1437" w:rsidP="004B1437">
      <w:pPr>
        <w:jc w:val="center"/>
        <w:rPr>
          <w:bCs/>
          <w:sz w:val="44"/>
          <w:szCs w:val="44"/>
        </w:rPr>
      </w:pPr>
      <w:r>
        <w:rPr>
          <w:rFonts w:hint="eastAsia"/>
          <w:bCs/>
          <w:sz w:val="44"/>
          <w:szCs w:val="44"/>
        </w:rPr>
        <w:t xml:space="preserve"> </w:t>
      </w:r>
    </w:p>
    <w:p w:rsidR="004B1437" w:rsidRPr="00210799" w:rsidRDefault="004B1437" w:rsidP="004B1437">
      <w:pPr>
        <w:jc w:val="center"/>
        <w:rPr>
          <w:bCs/>
          <w:sz w:val="72"/>
        </w:rPr>
      </w:pPr>
    </w:p>
    <w:p w:rsidR="004B1437" w:rsidRDefault="004B1437" w:rsidP="004B1437">
      <w:pPr>
        <w:spacing w:before="240"/>
        <w:jc w:val="center"/>
        <w:rPr>
          <w:b/>
          <w:bCs/>
          <w:spacing w:val="40"/>
          <w:sz w:val="72"/>
          <w:szCs w:val="72"/>
        </w:rPr>
      </w:pPr>
      <w:r w:rsidRPr="00252F77">
        <w:rPr>
          <w:rFonts w:hint="eastAsia"/>
          <w:b/>
          <w:bCs/>
          <w:spacing w:val="60"/>
          <w:sz w:val="72"/>
          <w:szCs w:val="72"/>
        </w:rPr>
        <w:t>本科毕业设计</w:t>
      </w:r>
      <w:r>
        <w:rPr>
          <w:rFonts w:hint="eastAsia"/>
          <w:b/>
          <w:bCs/>
          <w:spacing w:val="40"/>
          <w:sz w:val="72"/>
          <w:szCs w:val="72"/>
        </w:rPr>
        <w:t>（</w:t>
      </w:r>
      <w:r w:rsidRPr="00252F77">
        <w:rPr>
          <w:rFonts w:hint="eastAsia"/>
          <w:b/>
          <w:bCs/>
          <w:spacing w:val="40"/>
          <w:sz w:val="72"/>
          <w:szCs w:val="72"/>
        </w:rPr>
        <w:t>论文</w:t>
      </w:r>
      <w:r>
        <w:rPr>
          <w:rFonts w:hint="eastAsia"/>
          <w:b/>
          <w:bCs/>
          <w:spacing w:val="40"/>
          <w:sz w:val="72"/>
          <w:szCs w:val="72"/>
        </w:rPr>
        <w:t>）</w:t>
      </w:r>
    </w:p>
    <w:p w:rsidR="00D4691D" w:rsidRPr="00252F77" w:rsidRDefault="00D4691D" w:rsidP="004B1437">
      <w:pPr>
        <w:spacing w:before="240"/>
        <w:jc w:val="center"/>
        <w:rPr>
          <w:rFonts w:hint="eastAsia"/>
          <w:b/>
          <w:spacing w:val="40"/>
          <w:sz w:val="72"/>
          <w:szCs w:val="72"/>
        </w:rPr>
      </w:pPr>
      <w:r>
        <w:rPr>
          <w:rFonts w:hint="eastAsia"/>
          <w:b/>
          <w:bCs/>
          <w:spacing w:val="40"/>
          <w:sz w:val="72"/>
          <w:szCs w:val="72"/>
        </w:rPr>
        <w:t>初稿</w:t>
      </w:r>
      <w:bookmarkStart w:id="0" w:name="_GoBack"/>
      <w:bookmarkEnd w:id="0"/>
    </w:p>
    <w:p w:rsidR="004B1437" w:rsidRDefault="004B1437" w:rsidP="004B1437">
      <w:pPr>
        <w:ind w:firstLineChars="600" w:firstLine="2880"/>
        <w:rPr>
          <w:sz w:val="48"/>
        </w:rPr>
      </w:pPr>
    </w:p>
    <w:p w:rsidR="004B1437" w:rsidRDefault="004B1437" w:rsidP="004B1437">
      <w:pPr>
        <w:ind w:firstLineChars="600" w:firstLine="2880"/>
        <w:rPr>
          <w:sz w:val="48"/>
        </w:rPr>
      </w:pPr>
    </w:p>
    <w:p w:rsidR="004B1437" w:rsidRDefault="004B1437" w:rsidP="004B1437">
      <w:pPr>
        <w:rPr>
          <w:sz w:val="48"/>
        </w:rPr>
      </w:pPr>
    </w:p>
    <w:p w:rsidR="004B1437" w:rsidRPr="00336892" w:rsidRDefault="004B1437" w:rsidP="004B1437">
      <w:pPr>
        <w:ind w:firstLineChars="533" w:firstLine="1706"/>
        <w:rPr>
          <w:sz w:val="32"/>
          <w:szCs w:val="32"/>
          <w:u w:val="single"/>
        </w:rPr>
      </w:pPr>
      <w:r w:rsidRPr="00336892">
        <w:rPr>
          <w:rFonts w:hint="eastAsia"/>
          <w:sz w:val="32"/>
          <w:szCs w:val="32"/>
        </w:rPr>
        <w:t>题</w:t>
      </w:r>
      <w:r>
        <w:rPr>
          <w:rFonts w:hint="eastAsia"/>
          <w:sz w:val="32"/>
          <w:szCs w:val="32"/>
        </w:rPr>
        <w:t xml:space="preserve">  </w:t>
      </w:r>
      <w:r w:rsidRPr="00336892">
        <w:rPr>
          <w:rFonts w:hint="eastAsia"/>
          <w:sz w:val="32"/>
          <w:szCs w:val="32"/>
        </w:rPr>
        <w:t>目</w:t>
      </w:r>
      <w:r w:rsidRPr="00336892">
        <w:rPr>
          <w:rFonts w:hint="eastAsia"/>
          <w:sz w:val="32"/>
          <w:szCs w:val="32"/>
        </w:rPr>
        <w:t xml:space="preserve"> </w:t>
      </w:r>
      <w:ins w:id="1" w:author="张立飞" w:date="2017-08-09T07:52:00Z">
        <w:r>
          <w:rPr>
            <w:rFonts w:hint="eastAsia"/>
            <w:sz w:val="32"/>
            <w:szCs w:val="32"/>
            <w:u w:val="single"/>
          </w:rPr>
          <w:t xml:space="preserve">  </w:t>
        </w:r>
      </w:ins>
      <w:ins w:id="2" w:author="张立飞" w:date="2017-08-09T07:51:00Z">
        <w:r w:rsidRPr="00DE1363">
          <w:rPr>
            <w:rFonts w:hint="eastAsia"/>
            <w:sz w:val="32"/>
            <w:szCs w:val="32"/>
            <w:u w:val="single"/>
            <w:rPrChange w:id="3" w:author="张立飞" w:date="2017-08-09T07:51:00Z">
              <w:rPr>
                <w:rFonts w:hint="eastAsia"/>
                <w:sz w:val="32"/>
                <w:szCs w:val="32"/>
              </w:rPr>
            </w:rPrChange>
          </w:rPr>
          <w:t>基于声纹识别的</w:t>
        </w:r>
        <w:r w:rsidRPr="00DE1363">
          <w:rPr>
            <w:sz w:val="32"/>
            <w:szCs w:val="32"/>
            <w:u w:val="single"/>
            <w:rPrChange w:id="4" w:author="张立飞" w:date="2017-08-09T07:51:00Z">
              <w:rPr>
                <w:sz w:val="32"/>
                <w:szCs w:val="32"/>
              </w:rPr>
            </w:rPrChange>
          </w:rPr>
          <w:t>Windows Hello</w:t>
        </w:r>
        <w:r w:rsidRPr="00DE1363">
          <w:rPr>
            <w:rFonts w:hint="eastAsia"/>
            <w:sz w:val="32"/>
            <w:szCs w:val="32"/>
            <w:u w:val="single"/>
            <w:rPrChange w:id="5" w:author="张立飞" w:date="2017-08-09T07:51:00Z">
              <w:rPr>
                <w:rFonts w:hint="eastAsia"/>
                <w:sz w:val="32"/>
                <w:szCs w:val="32"/>
              </w:rPr>
            </w:rPrChange>
          </w:rPr>
          <w:t>应用</w:t>
        </w:r>
      </w:ins>
      <w:del w:id="6" w:author="张立飞" w:date="2017-08-09T07:52:00Z">
        <w:r w:rsidRPr="00336892" w:rsidDel="00C424ED">
          <w:rPr>
            <w:rFonts w:hint="eastAsia"/>
            <w:sz w:val="32"/>
            <w:szCs w:val="32"/>
            <w:u w:val="single"/>
          </w:rPr>
          <w:delText xml:space="preserve">                       </w:delText>
        </w:r>
      </w:del>
      <w:r w:rsidRPr="00336892">
        <w:rPr>
          <w:rFonts w:hint="eastAsia"/>
          <w:sz w:val="32"/>
          <w:szCs w:val="32"/>
          <w:u w:val="single"/>
        </w:rPr>
        <w:t xml:space="preserve">  </w:t>
      </w:r>
      <w:del w:id="7" w:author="张立飞" w:date="2017-08-09T07:52:00Z">
        <w:r w:rsidRPr="00336892" w:rsidDel="00C424ED">
          <w:rPr>
            <w:rFonts w:hint="eastAsia"/>
            <w:sz w:val="32"/>
            <w:szCs w:val="32"/>
            <w:u w:val="single"/>
          </w:rPr>
          <w:delText xml:space="preserve">         </w:delText>
        </w:r>
      </w:del>
    </w:p>
    <w:p w:rsidR="004B1437" w:rsidRPr="00496DFA" w:rsidDel="00000DAC" w:rsidRDefault="004B1437" w:rsidP="004B1437">
      <w:pPr>
        <w:ind w:firstLineChars="600" w:firstLine="1920"/>
        <w:rPr>
          <w:del w:id="8" w:author="张立飞" w:date="2017-08-09T07:52:00Z"/>
          <w:sz w:val="32"/>
          <w:u w:val="single"/>
        </w:rPr>
      </w:pPr>
      <w:del w:id="9" w:author="张立飞" w:date="2017-08-09T07:52:00Z">
        <w:r w:rsidDel="00000DAC">
          <w:rPr>
            <w:rFonts w:hint="eastAsia"/>
            <w:sz w:val="32"/>
            <w:u w:val="single"/>
          </w:rPr>
          <w:delText xml:space="preserve">                                         </w:delText>
        </w:r>
      </w:del>
    </w:p>
    <w:p w:rsidR="004B1437" w:rsidRDefault="004B1437" w:rsidP="004B1437">
      <w:pPr>
        <w:ind w:leftChars="666" w:left="1399" w:firstLineChars="98" w:firstLine="314"/>
        <w:rPr>
          <w:sz w:val="32"/>
          <w:u w:val="single"/>
        </w:rPr>
      </w:pPr>
      <w:r>
        <w:rPr>
          <w:rFonts w:hint="eastAsia"/>
          <w:sz w:val="32"/>
        </w:rPr>
        <w:t>学</w:t>
      </w:r>
      <w:r>
        <w:rPr>
          <w:rFonts w:hint="eastAsia"/>
          <w:sz w:val="32"/>
        </w:rPr>
        <w:t xml:space="preserve">  </w:t>
      </w:r>
      <w:r>
        <w:rPr>
          <w:rFonts w:hint="eastAsia"/>
          <w:sz w:val="32"/>
        </w:rPr>
        <w:t>院</w:t>
      </w:r>
      <w:r>
        <w:rPr>
          <w:rFonts w:hint="eastAsia"/>
          <w:sz w:val="32"/>
        </w:rPr>
        <w:t xml:space="preserve"> </w:t>
      </w:r>
      <w:r>
        <w:rPr>
          <w:rFonts w:hint="eastAsia"/>
          <w:sz w:val="32"/>
          <w:u w:val="single"/>
        </w:rPr>
        <w:t xml:space="preserve">      </w:t>
      </w:r>
      <w:del w:id="10" w:author="张立飞" w:date="2017-08-09T07:53:00Z">
        <w:r w:rsidDel="00A04874">
          <w:rPr>
            <w:rFonts w:hint="eastAsia"/>
            <w:sz w:val="32"/>
            <w:u w:val="single"/>
          </w:rPr>
          <w:delText xml:space="preserve">          </w:delText>
        </w:r>
      </w:del>
      <w:ins w:id="11" w:author="张立飞" w:date="2017-08-09T07:52:00Z">
        <w:r>
          <w:rPr>
            <w:rFonts w:hint="eastAsia"/>
            <w:sz w:val="32"/>
            <w:u w:val="single"/>
          </w:rPr>
          <w:t>计算机</w:t>
        </w:r>
      </w:ins>
      <w:ins w:id="12" w:author="张立飞" w:date="2017-08-09T07:53:00Z">
        <w:r>
          <w:rPr>
            <w:rFonts w:hint="eastAsia"/>
            <w:sz w:val="32"/>
            <w:u w:val="single"/>
          </w:rPr>
          <w:t>科学</w:t>
        </w:r>
      </w:ins>
      <w:ins w:id="13" w:author="张立飞" w:date="2017-08-09T07:52:00Z">
        <w:r>
          <w:rPr>
            <w:rFonts w:hint="eastAsia"/>
            <w:sz w:val="32"/>
            <w:u w:val="single"/>
          </w:rPr>
          <w:t>与工程</w:t>
        </w:r>
      </w:ins>
      <w:ins w:id="14" w:author="张立飞" w:date="2017-08-09T07:53:00Z">
        <w:r>
          <w:rPr>
            <w:rFonts w:hint="eastAsia"/>
            <w:sz w:val="32"/>
            <w:u w:val="single"/>
          </w:rPr>
          <w:t>学院</w:t>
        </w:r>
      </w:ins>
      <w:r>
        <w:rPr>
          <w:rFonts w:hint="eastAsia"/>
          <w:sz w:val="32"/>
          <w:u w:val="single"/>
        </w:rPr>
        <w:t xml:space="preserve">     </w:t>
      </w:r>
      <w:del w:id="15" w:author="张立飞" w:date="2017-08-09T07:53:00Z">
        <w:r w:rsidDel="00A04874">
          <w:rPr>
            <w:rFonts w:hint="eastAsia"/>
            <w:sz w:val="32"/>
            <w:u w:val="single"/>
          </w:rPr>
          <w:delText xml:space="preserve">          </w:delText>
        </w:r>
      </w:del>
      <w:r>
        <w:rPr>
          <w:rFonts w:hint="eastAsia"/>
          <w:sz w:val="32"/>
          <w:u w:val="single"/>
        </w:rPr>
        <w:t xml:space="preserve">    </w:t>
      </w:r>
    </w:p>
    <w:p w:rsidR="004B1437" w:rsidRDefault="004B1437" w:rsidP="004B1437">
      <w:pPr>
        <w:ind w:firstLineChars="539" w:firstLine="1725"/>
        <w:rPr>
          <w:sz w:val="32"/>
          <w:u w:val="single"/>
        </w:rPr>
      </w:pPr>
      <w:r>
        <w:rPr>
          <w:rFonts w:hint="eastAsia"/>
          <w:sz w:val="32"/>
        </w:rPr>
        <w:t>年</w:t>
      </w:r>
      <w:r>
        <w:rPr>
          <w:rFonts w:hint="eastAsia"/>
          <w:sz w:val="32"/>
        </w:rPr>
        <w:t xml:space="preserve">  </w:t>
      </w:r>
      <w:r>
        <w:rPr>
          <w:rFonts w:hint="eastAsia"/>
          <w:sz w:val="32"/>
        </w:rPr>
        <w:t>级</w:t>
      </w:r>
      <w:r>
        <w:rPr>
          <w:rFonts w:hint="eastAsia"/>
          <w:sz w:val="32"/>
        </w:rPr>
        <w:t xml:space="preserve"> </w:t>
      </w:r>
      <w:r w:rsidRPr="00435DB0">
        <w:rPr>
          <w:rFonts w:hint="eastAsia"/>
          <w:sz w:val="32"/>
          <w:u w:val="single"/>
        </w:rPr>
        <w:t xml:space="preserve">  </w:t>
      </w:r>
      <w:r>
        <w:rPr>
          <w:rFonts w:hint="eastAsia"/>
          <w:sz w:val="32"/>
          <w:u w:val="single"/>
        </w:rPr>
        <w:t xml:space="preserve">  </w:t>
      </w:r>
      <w:ins w:id="16" w:author="张立飞" w:date="2017-08-09T07:53:00Z">
        <w:r>
          <w:rPr>
            <w:rFonts w:hint="eastAsia"/>
            <w:sz w:val="32"/>
            <w:u w:val="single"/>
          </w:rPr>
          <w:t>14</w:t>
        </w:r>
        <w:r>
          <w:rPr>
            <w:rFonts w:hint="eastAsia"/>
            <w:sz w:val="32"/>
            <w:u w:val="single"/>
          </w:rPr>
          <w:t>级</w:t>
        </w:r>
      </w:ins>
      <w:r>
        <w:rPr>
          <w:rFonts w:hint="eastAsia"/>
          <w:sz w:val="32"/>
          <w:u w:val="single"/>
        </w:rPr>
        <w:t xml:space="preserve">      </w:t>
      </w:r>
      <w:r>
        <w:rPr>
          <w:rFonts w:hint="eastAsia"/>
          <w:sz w:val="32"/>
        </w:rPr>
        <w:t>专</w:t>
      </w:r>
      <w:r>
        <w:rPr>
          <w:rFonts w:hint="eastAsia"/>
          <w:sz w:val="32"/>
        </w:rPr>
        <w:t xml:space="preserve"> </w:t>
      </w:r>
      <w:r>
        <w:rPr>
          <w:rFonts w:hint="eastAsia"/>
          <w:sz w:val="32"/>
        </w:rPr>
        <w:t>业</w:t>
      </w:r>
      <w:r>
        <w:rPr>
          <w:rFonts w:hint="eastAsia"/>
          <w:sz w:val="32"/>
        </w:rPr>
        <w:t xml:space="preserve"> </w:t>
      </w:r>
      <w:r w:rsidRPr="00435DB0">
        <w:rPr>
          <w:rFonts w:hint="eastAsia"/>
          <w:sz w:val="32"/>
          <w:u w:val="single"/>
        </w:rPr>
        <w:t xml:space="preserve">  </w:t>
      </w:r>
      <w:r>
        <w:rPr>
          <w:rFonts w:hint="eastAsia"/>
          <w:sz w:val="32"/>
          <w:u w:val="single"/>
        </w:rPr>
        <w:t xml:space="preserve"> </w:t>
      </w:r>
      <w:del w:id="17" w:author="张立飞" w:date="2017-08-09T07:54:00Z">
        <w:r w:rsidDel="00935695">
          <w:rPr>
            <w:rFonts w:hint="eastAsia"/>
            <w:sz w:val="32"/>
            <w:u w:val="single"/>
          </w:rPr>
          <w:delText xml:space="preserve">      </w:delText>
        </w:r>
      </w:del>
      <w:ins w:id="18" w:author="张立飞" w:date="2017-08-09T07:53:00Z">
        <w:r>
          <w:rPr>
            <w:rFonts w:hint="eastAsia"/>
            <w:sz w:val="32"/>
            <w:u w:val="single"/>
          </w:rPr>
          <w:t>软件</w:t>
        </w:r>
      </w:ins>
      <w:ins w:id="19" w:author="张立飞" w:date="2017-08-09T07:54:00Z">
        <w:r>
          <w:rPr>
            <w:rFonts w:hint="eastAsia"/>
            <w:sz w:val="32"/>
            <w:u w:val="single"/>
          </w:rPr>
          <w:t>工程</w:t>
        </w:r>
      </w:ins>
      <w:r>
        <w:rPr>
          <w:rFonts w:hint="eastAsia"/>
          <w:sz w:val="32"/>
          <w:u w:val="single"/>
        </w:rPr>
        <w:t xml:space="preserve">   </w:t>
      </w:r>
      <w:del w:id="20" w:author="张立飞" w:date="2017-08-09T07:54:00Z">
        <w:r w:rsidDel="00935695">
          <w:rPr>
            <w:rFonts w:hint="eastAsia"/>
            <w:sz w:val="32"/>
            <w:u w:val="single"/>
          </w:rPr>
          <w:delText xml:space="preserve">       </w:delText>
        </w:r>
      </w:del>
    </w:p>
    <w:p w:rsidR="004B1437" w:rsidRDefault="004B1437" w:rsidP="004B1437">
      <w:pPr>
        <w:ind w:firstLineChars="539" w:firstLine="1725"/>
        <w:rPr>
          <w:sz w:val="32"/>
          <w:u w:val="single"/>
        </w:rPr>
      </w:pPr>
      <w:r>
        <w:rPr>
          <w:rFonts w:hint="eastAsia"/>
          <w:sz w:val="32"/>
        </w:rPr>
        <w:t>班</w:t>
      </w:r>
      <w:r>
        <w:rPr>
          <w:rFonts w:hint="eastAsia"/>
          <w:sz w:val="32"/>
        </w:rPr>
        <w:t xml:space="preserve">  </w:t>
      </w:r>
      <w:r>
        <w:rPr>
          <w:rFonts w:hint="eastAsia"/>
          <w:sz w:val="32"/>
        </w:rPr>
        <w:t>级</w:t>
      </w:r>
      <w:r>
        <w:rPr>
          <w:rFonts w:hint="eastAsia"/>
          <w:sz w:val="32"/>
        </w:rPr>
        <w:t xml:space="preserve"> </w:t>
      </w:r>
      <w:r>
        <w:rPr>
          <w:rFonts w:hint="eastAsia"/>
          <w:sz w:val="32"/>
          <w:u w:val="single"/>
        </w:rPr>
        <w:t xml:space="preserve">   </w:t>
      </w:r>
      <w:del w:id="21" w:author="张立飞" w:date="2017-08-09T07:54:00Z">
        <w:r w:rsidDel="00203BD5">
          <w:rPr>
            <w:rFonts w:hint="eastAsia"/>
            <w:sz w:val="32"/>
            <w:u w:val="single"/>
          </w:rPr>
          <w:delText xml:space="preserve">  </w:delText>
        </w:r>
      </w:del>
      <w:ins w:id="22" w:author="张立飞" w:date="2017-08-09T07:54:00Z">
        <w:r>
          <w:rPr>
            <w:rFonts w:hint="eastAsia"/>
            <w:sz w:val="32"/>
            <w:u w:val="single"/>
          </w:rPr>
          <w:t>0922141</w:t>
        </w:r>
      </w:ins>
      <w:del w:id="23" w:author="张立飞" w:date="2017-08-09T07:54:00Z">
        <w:r w:rsidDel="00203BD5">
          <w:rPr>
            <w:rFonts w:hint="eastAsia"/>
            <w:sz w:val="32"/>
            <w:u w:val="single"/>
          </w:rPr>
          <w:delText xml:space="preserve"> </w:delText>
        </w:r>
      </w:del>
      <w:r>
        <w:rPr>
          <w:rFonts w:hint="eastAsia"/>
          <w:sz w:val="32"/>
          <w:u w:val="single"/>
        </w:rPr>
        <w:t xml:space="preserve">    </w:t>
      </w:r>
      <w:r w:rsidRPr="002A5D05">
        <w:rPr>
          <w:rFonts w:hint="eastAsia"/>
          <w:sz w:val="32"/>
        </w:rPr>
        <w:t>学</w:t>
      </w:r>
      <w:r w:rsidRPr="002A5D05">
        <w:rPr>
          <w:rFonts w:hint="eastAsia"/>
          <w:sz w:val="32"/>
        </w:rPr>
        <w:t xml:space="preserve"> </w:t>
      </w:r>
      <w:r w:rsidRPr="002A5D05">
        <w:rPr>
          <w:rFonts w:hint="eastAsia"/>
          <w:sz w:val="32"/>
        </w:rPr>
        <w:t>号</w:t>
      </w:r>
      <w:r>
        <w:rPr>
          <w:rFonts w:hint="eastAsia"/>
          <w:sz w:val="32"/>
        </w:rPr>
        <w:t xml:space="preserve"> </w:t>
      </w:r>
      <w:r w:rsidRPr="00435DB0">
        <w:rPr>
          <w:rFonts w:hint="eastAsia"/>
          <w:sz w:val="32"/>
          <w:u w:val="single"/>
        </w:rPr>
        <w:t xml:space="preserve">  </w:t>
      </w:r>
      <w:r>
        <w:rPr>
          <w:rFonts w:hint="eastAsia"/>
          <w:sz w:val="32"/>
          <w:u w:val="single"/>
        </w:rPr>
        <w:t xml:space="preserve">     </w:t>
      </w:r>
      <w:del w:id="24" w:author="张立飞" w:date="2017-08-09T07:55:00Z">
        <w:r w:rsidDel="00203BD5">
          <w:rPr>
            <w:rFonts w:hint="eastAsia"/>
            <w:sz w:val="32"/>
            <w:u w:val="single"/>
          </w:rPr>
          <w:delText xml:space="preserve">   </w:delText>
        </w:r>
      </w:del>
      <w:ins w:id="25" w:author="张立飞" w:date="2017-08-09T07:55:00Z">
        <w:r>
          <w:rPr>
            <w:rFonts w:hint="eastAsia"/>
            <w:sz w:val="32"/>
            <w:u w:val="single"/>
          </w:rPr>
          <w:t>09</w:t>
        </w:r>
      </w:ins>
      <w:del w:id="26" w:author="张立飞" w:date="2017-08-09T07:55:00Z">
        <w:r w:rsidDel="00203BD5">
          <w:rPr>
            <w:rFonts w:hint="eastAsia"/>
            <w:sz w:val="32"/>
            <w:u w:val="single"/>
          </w:rPr>
          <w:delText xml:space="preserve">   </w:delText>
        </w:r>
      </w:del>
      <w:r>
        <w:rPr>
          <w:rFonts w:hint="eastAsia"/>
          <w:sz w:val="32"/>
          <w:u w:val="single"/>
        </w:rPr>
        <w:t xml:space="preserve">      </w:t>
      </w:r>
    </w:p>
    <w:p w:rsidR="004B1437" w:rsidRDefault="004B1437" w:rsidP="004B1437">
      <w:pPr>
        <w:ind w:firstLineChars="539" w:firstLine="1725"/>
        <w:rPr>
          <w:sz w:val="32"/>
          <w:u w:val="single"/>
        </w:rPr>
      </w:pPr>
      <w:r>
        <w:rPr>
          <w:rFonts w:hint="eastAsia"/>
          <w:sz w:val="32"/>
        </w:rPr>
        <w:t>姓</w:t>
      </w:r>
      <w:r>
        <w:rPr>
          <w:rFonts w:hint="eastAsia"/>
          <w:sz w:val="32"/>
        </w:rPr>
        <w:t xml:space="preserve">  </w:t>
      </w:r>
      <w:r>
        <w:rPr>
          <w:rFonts w:hint="eastAsia"/>
          <w:sz w:val="32"/>
        </w:rPr>
        <w:t>名</w:t>
      </w:r>
      <w:r>
        <w:rPr>
          <w:rFonts w:hint="eastAsia"/>
          <w:sz w:val="32"/>
        </w:rPr>
        <w:t xml:space="preserve"> </w:t>
      </w:r>
      <w:r>
        <w:rPr>
          <w:rFonts w:hint="eastAsia"/>
          <w:sz w:val="32"/>
          <w:u w:val="single"/>
        </w:rPr>
        <w:t xml:space="preserve">              </w:t>
      </w:r>
      <w:del w:id="27" w:author="张立飞" w:date="2017-08-09T07:55:00Z">
        <w:r w:rsidDel="000F11A5">
          <w:rPr>
            <w:rFonts w:hint="eastAsia"/>
            <w:sz w:val="32"/>
            <w:u w:val="single"/>
          </w:rPr>
          <w:delText xml:space="preserve">  </w:delText>
        </w:r>
      </w:del>
      <w:ins w:id="28" w:author="张立飞" w:date="2017-08-09T07:55:00Z">
        <w:r>
          <w:rPr>
            <w:rFonts w:hint="eastAsia"/>
            <w:sz w:val="32"/>
            <w:u w:val="single"/>
          </w:rPr>
          <w:t>张立飞</w:t>
        </w:r>
      </w:ins>
      <w:del w:id="29" w:author="张立飞" w:date="2017-08-09T07:55:00Z">
        <w:r w:rsidDel="000F11A5">
          <w:rPr>
            <w:rFonts w:hint="eastAsia"/>
            <w:sz w:val="32"/>
            <w:u w:val="single"/>
          </w:rPr>
          <w:delText xml:space="preserve">    </w:delText>
        </w:r>
      </w:del>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校内导师</w:t>
      </w:r>
      <w:r>
        <w:rPr>
          <w:rFonts w:hint="eastAsia"/>
          <w:sz w:val="32"/>
        </w:rPr>
        <w:t xml:space="preserve"> </w:t>
      </w:r>
      <w:r>
        <w:rPr>
          <w:rFonts w:hint="eastAsia"/>
          <w:sz w:val="32"/>
          <w:u w:val="single"/>
        </w:rPr>
        <w:t xml:space="preserve">            </w:t>
      </w:r>
      <w:r>
        <w:rPr>
          <w:rFonts w:hint="eastAsia"/>
          <w:sz w:val="32"/>
        </w:rPr>
        <w:t>职</w:t>
      </w:r>
      <w:r>
        <w:rPr>
          <w:rFonts w:hint="eastAsia"/>
          <w:sz w:val="32"/>
        </w:rPr>
        <w:t xml:space="preserve"> </w:t>
      </w:r>
      <w:r>
        <w:rPr>
          <w:rFonts w:hint="eastAsia"/>
          <w:sz w:val="32"/>
        </w:rPr>
        <w:t>称</w:t>
      </w:r>
      <w:r>
        <w:rPr>
          <w:rFonts w:hint="eastAsia"/>
          <w:sz w:val="32"/>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校外</w:t>
      </w:r>
      <w:r w:rsidRPr="00A935D3">
        <w:rPr>
          <w:rFonts w:hint="eastAsia"/>
          <w:sz w:val="32"/>
        </w:rPr>
        <w:t>导师</w:t>
      </w:r>
      <w:r w:rsidRPr="007309ED">
        <w:rPr>
          <w:rFonts w:hint="eastAsia"/>
          <w:sz w:val="32"/>
        </w:rPr>
        <w:t xml:space="preserve"> </w:t>
      </w:r>
      <w:r>
        <w:rPr>
          <w:rFonts w:hint="eastAsia"/>
          <w:sz w:val="32"/>
          <w:u w:val="single"/>
        </w:rPr>
        <w:t xml:space="preserve">            </w:t>
      </w:r>
      <w:r w:rsidRPr="00A935D3">
        <w:rPr>
          <w:rFonts w:hint="eastAsia"/>
          <w:sz w:val="32"/>
        </w:rPr>
        <w:t>职</w:t>
      </w:r>
      <w:r>
        <w:rPr>
          <w:rFonts w:hint="eastAsia"/>
          <w:sz w:val="32"/>
        </w:rPr>
        <w:t xml:space="preserve"> </w:t>
      </w:r>
      <w:r w:rsidRPr="00A935D3">
        <w:rPr>
          <w:rFonts w:hint="eastAsia"/>
          <w:sz w:val="32"/>
        </w:rPr>
        <w:t>称</w:t>
      </w:r>
      <w:r w:rsidRPr="00A935D3">
        <w:rPr>
          <w:rFonts w:hint="eastAsia"/>
          <w:sz w:val="32"/>
        </w:rPr>
        <w:t xml:space="preserve"> </w:t>
      </w:r>
      <w:r>
        <w:rPr>
          <w:rFonts w:hint="eastAsia"/>
          <w:sz w:val="32"/>
          <w:u w:val="single"/>
        </w:rPr>
        <w:t xml:space="preserve">               </w:t>
      </w:r>
    </w:p>
    <w:p w:rsidR="00A447CF" w:rsidRDefault="00A447CF">
      <w:pPr>
        <w:widowControl/>
        <w:jc w:val="left"/>
      </w:pPr>
      <w:r>
        <w:br w:type="page"/>
      </w:r>
    </w:p>
    <w:p w:rsidR="00713E89" w:rsidRPr="0051796A" w:rsidRDefault="00713E89" w:rsidP="00713E89">
      <w:pPr>
        <w:jc w:val="center"/>
        <w:rPr>
          <w:rFonts w:ascii="黑体" w:eastAsia="黑体"/>
          <w:bCs/>
          <w:sz w:val="32"/>
          <w:szCs w:val="32"/>
        </w:rPr>
      </w:pPr>
      <w:r>
        <w:rPr>
          <w:rFonts w:ascii="黑体" w:eastAsia="黑体" w:hint="eastAsia"/>
          <w:bCs/>
          <w:sz w:val="32"/>
          <w:szCs w:val="32"/>
        </w:rPr>
        <w:lastRenderedPageBreak/>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w:t>
      </w:r>
      <w:r>
        <w:rPr>
          <w:rFonts w:ascii="黑体" w:eastAsia="黑体" w:hint="eastAsia"/>
          <w:bCs/>
          <w:sz w:val="32"/>
          <w:szCs w:val="32"/>
        </w:rPr>
        <w:t>诚信承诺书</w:t>
      </w:r>
    </w:p>
    <w:p w:rsidR="00713E89" w:rsidRPr="00326228" w:rsidRDefault="00713E89" w:rsidP="00713E89">
      <w:pPr>
        <w:jc w:val="center"/>
        <w:rPr>
          <w:sz w:val="24"/>
        </w:rPr>
      </w:pPr>
    </w:p>
    <w:p w:rsidR="00713E89" w:rsidRDefault="00713E89" w:rsidP="00713E89">
      <w:pPr>
        <w:spacing w:line="440" w:lineRule="exact"/>
        <w:ind w:firstLineChars="200" w:firstLine="560"/>
        <w:rPr>
          <w:rFonts w:ascii="楷体_GB2312" w:eastAsia="楷体_GB2312"/>
          <w:sz w:val="28"/>
          <w:szCs w:val="28"/>
        </w:rPr>
      </w:pPr>
      <w:r w:rsidRPr="00F512B1">
        <w:rPr>
          <w:rFonts w:ascii="楷体_GB2312" w:eastAsia="楷体_GB2312" w:hint="eastAsia"/>
          <w:sz w:val="28"/>
          <w:szCs w:val="28"/>
        </w:rPr>
        <w:t>本人郑重声明： 所呈交的本科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rsidR="00713E89" w:rsidRPr="00F512B1" w:rsidRDefault="00713E89" w:rsidP="00713E89">
      <w:pPr>
        <w:spacing w:line="440" w:lineRule="exact"/>
        <w:ind w:firstLineChars="200" w:firstLine="560"/>
        <w:rPr>
          <w:rFonts w:ascii="楷体_GB2312" w:eastAsia="楷体_GB2312"/>
          <w:sz w:val="28"/>
          <w:szCs w:val="28"/>
        </w:rPr>
      </w:pPr>
    </w:p>
    <w:p w:rsidR="00713E89" w:rsidRPr="00374D85" w:rsidRDefault="00713E89" w:rsidP="00713E89">
      <w:pPr>
        <w:spacing w:line="360" w:lineRule="exact"/>
        <w:ind w:firstLine="570"/>
        <w:rPr>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sz w:val="28"/>
                <w:szCs w:val="28"/>
                <w:u w:val="single"/>
              </w:rPr>
            </w:pPr>
            <w:r w:rsidRPr="003230D1">
              <w:rPr>
                <w:rFonts w:ascii="楷体_GB2312" w:eastAsia="楷体_GB2312" w:hint="eastAsia"/>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rsidP="00713E89">
      <w:pPr>
        <w:spacing w:line="360" w:lineRule="exact"/>
        <w:rPr>
          <w:sz w:val="28"/>
          <w:szCs w:val="28"/>
        </w:rPr>
      </w:pPr>
    </w:p>
    <w:p w:rsidR="00713E89" w:rsidRDefault="00713E89" w:rsidP="00713E89">
      <w:pPr>
        <w:spacing w:line="400" w:lineRule="exact"/>
        <w:rPr>
          <w:b/>
          <w:sz w:val="24"/>
        </w:rPr>
      </w:pPr>
    </w:p>
    <w:p w:rsidR="00713E89" w:rsidRDefault="00713E89" w:rsidP="00713E89">
      <w:pPr>
        <w:spacing w:line="360" w:lineRule="exact"/>
        <w:jc w:val="center"/>
        <w:rPr>
          <w:b/>
          <w:sz w:val="32"/>
          <w:szCs w:val="32"/>
        </w:rPr>
      </w:pPr>
    </w:p>
    <w:p w:rsidR="00713E89" w:rsidRPr="003C729A" w:rsidRDefault="00713E89" w:rsidP="00713E89">
      <w:pPr>
        <w:spacing w:line="360" w:lineRule="exact"/>
        <w:jc w:val="center"/>
        <w:rPr>
          <w:rFonts w:ascii="黑体" w:eastAsia="黑体"/>
          <w:bCs/>
          <w:sz w:val="32"/>
          <w:szCs w:val="32"/>
        </w:rPr>
      </w:pPr>
    </w:p>
    <w:p w:rsidR="00713E89" w:rsidRPr="003C729A" w:rsidRDefault="00713E89" w:rsidP="00713E89">
      <w:pPr>
        <w:spacing w:line="360" w:lineRule="exact"/>
        <w:jc w:val="center"/>
        <w:rPr>
          <w:rFonts w:ascii="黑体" w:eastAsia="黑体"/>
          <w:bCs/>
          <w:sz w:val="32"/>
          <w:szCs w:val="32"/>
        </w:rPr>
      </w:pPr>
      <w:r>
        <w:rPr>
          <w:rFonts w:ascii="黑体" w:eastAsia="黑体" w:hint="eastAsia"/>
          <w:bCs/>
          <w:sz w:val="32"/>
          <w:szCs w:val="32"/>
        </w:rPr>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)使用授权说明</w:t>
      </w:r>
    </w:p>
    <w:p w:rsidR="00713E89" w:rsidRPr="00374D85" w:rsidRDefault="00713E89" w:rsidP="00713E89">
      <w:pPr>
        <w:spacing w:line="360" w:lineRule="exact"/>
        <w:jc w:val="center"/>
        <w:rPr>
          <w:b/>
          <w:sz w:val="32"/>
          <w:szCs w:val="32"/>
        </w:rPr>
      </w:pPr>
    </w:p>
    <w:p w:rsidR="00713E89" w:rsidRPr="00F512B1"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本人完全了解常熟理工学院有关收集、保留和使用毕业设计(论文)的规定，即：本科生在校期间进行毕业设计(论文)工作的知识产权单位属常熟理工学院。学校有权保留并向国家有关部门或机构送交论文的复印件和电子版，允许毕业设计(论文)被查阅和借阅；学校可以将毕业设计(论文)的全部或部分内容编入有关数据库进行检索，可以采用影印、缩印或扫描等复制手段保存、汇编毕业设计（论文），并且本人电子文档和纸质论文的内容相一致。</w:t>
      </w:r>
    </w:p>
    <w:p w:rsidR="00713E89"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保密的毕业设计(论文)在解密后遵守此规定。</w:t>
      </w:r>
    </w:p>
    <w:p w:rsidR="00713E89" w:rsidRDefault="00713E89" w:rsidP="00713E89">
      <w:pPr>
        <w:pStyle w:val="2"/>
        <w:spacing w:after="0" w:line="440" w:lineRule="exact"/>
        <w:ind w:firstLine="539"/>
        <w:rPr>
          <w:rFonts w:ascii="楷体_GB2312" w:eastAsia="楷体_GB2312"/>
          <w:sz w:val="28"/>
          <w:szCs w:val="28"/>
        </w:rPr>
      </w:pPr>
    </w:p>
    <w:p w:rsidR="00713E89" w:rsidRPr="00F512B1" w:rsidRDefault="00713E89" w:rsidP="00713E89">
      <w:pPr>
        <w:pStyle w:val="2"/>
        <w:spacing w:after="0" w:line="440" w:lineRule="exact"/>
        <w:ind w:firstLine="539"/>
        <w:rPr>
          <w:rFonts w:ascii="楷体_GB2312" w:eastAsia="楷体_GB2312"/>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导师签名：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pPr>
        <w:rPr>
          <w:sz w:val="28"/>
          <w:szCs w:val="28"/>
        </w:rPr>
      </w:pPr>
    </w:p>
    <w:p w:rsidR="00713E89" w:rsidRDefault="00713E89">
      <w:pPr>
        <w:widowControl/>
        <w:jc w:val="left"/>
        <w:rPr>
          <w:sz w:val="28"/>
          <w:szCs w:val="28"/>
        </w:rPr>
      </w:pPr>
      <w:r>
        <w:rPr>
          <w:sz w:val="28"/>
          <w:szCs w:val="28"/>
        </w:rPr>
        <w:br w:type="page"/>
      </w:r>
    </w:p>
    <w:p w:rsidR="00055209" w:rsidRPr="002813B8" w:rsidRDefault="00055209" w:rsidP="00055209">
      <w:pPr>
        <w:snapToGrid w:val="0"/>
        <w:spacing w:beforeLines="50" w:before="156" w:afterLines="100" w:after="312"/>
        <w:jc w:val="center"/>
        <w:rPr>
          <w:rFonts w:ascii="宋体" w:hAnsi="宋体"/>
          <w:b/>
          <w:bCs/>
          <w:color w:val="000000"/>
          <w:sz w:val="30"/>
          <w:szCs w:val="30"/>
        </w:rPr>
      </w:pPr>
      <w:r w:rsidRPr="002813B8">
        <w:rPr>
          <w:rFonts w:ascii="宋体" w:hAnsi="宋体" w:hint="eastAsia"/>
          <w:b/>
          <w:bCs/>
          <w:color w:val="000000"/>
          <w:sz w:val="30"/>
          <w:szCs w:val="30"/>
        </w:rPr>
        <w:lastRenderedPageBreak/>
        <w:t>基于</w:t>
      </w:r>
      <w:r w:rsidR="001A714F">
        <w:rPr>
          <w:rFonts w:ascii="宋体" w:hAnsi="宋体" w:hint="eastAsia"/>
          <w:b/>
          <w:bCs/>
          <w:color w:val="000000"/>
          <w:sz w:val="30"/>
          <w:szCs w:val="30"/>
        </w:rPr>
        <w:t>声纹识别的Windows</w:t>
      </w:r>
      <w:r w:rsidR="001A714F">
        <w:rPr>
          <w:rFonts w:ascii="宋体" w:hAnsi="宋体"/>
          <w:b/>
          <w:bCs/>
          <w:color w:val="000000"/>
          <w:sz w:val="30"/>
          <w:szCs w:val="30"/>
        </w:rPr>
        <w:t xml:space="preserve"> </w:t>
      </w:r>
      <w:r w:rsidR="001A714F">
        <w:rPr>
          <w:rFonts w:ascii="宋体" w:hAnsi="宋体" w:hint="eastAsia"/>
          <w:b/>
          <w:bCs/>
          <w:color w:val="000000"/>
          <w:sz w:val="30"/>
          <w:szCs w:val="30"/>
        </w:rPr>
        <w:t>hello应用</w:t>
      </w:r>
    </w:p>
    <w:p w:rsidR="00055209" w:rsidRPr="002813B8" w:rsidRDefault="00055209" w:rsidP="00055209">
      <w:pPr>
        <w:snapToGrid w:val="0"/>
        <w:spacing w:beforeLines="50" w:before="156" w:afterLines="100" w:after="312"/>
        <w:jc w:val="center"/>
        <w:rPr>
          <w:rFonts w:ascii="宋体" w:hAnsi="宋体"/>
          <w:b/>
          <w:color w:val="000000"/>
          <w:sz w:val="30"/>
          <w:szCs w:val="30"/>
        </w:rPr>
      </w:pPr>
      <w:r w:rsidRPr="002813B8">
        <w:rPr>
          <w:rFonts w:ascii="宋体" w:hAnsi="宋体" w:hint="eastAsia"/>
          <w:b/>
          <w:color w:val="000000"/>
          <w:sz w:val="30"/>
          <w:szCs w:val="30"/>
        </w:rPr>
        <w:t>摘  要</w:t>
      </w:r>
    </w:p>
    <w:p w:rsidR="00055209" w:rsidRDefault="007407F4" w:rsidP="00055209">
      <w:pPr>
        <w:snapToGrid w:val="0"/>
        <w:spacing w:line="480" w:lineRule="auto"/>
        <w:ind w:firstLineChars="200" w:firstLine="480"/>
        <w:rPr>
          <w:rFonts w:ascii="宋体" w:hAnsi="宋体"/>
          <w:color w:val="000000"/>
          <w:sz w:val="24"/>
        </w:rPr>
      </w:pPr>
      <w:r>
        <w:rPr>
          <w:rFonts w:ascii="宋体" w:hAnsi="宋体" w:hint="eastAsia"/>
          <w:color w:val="000000"/>
          <w:sz w:val="24"/>
        </w:rPr>
        <w:t>声纹识别是语音识别中的一种，又被人成为说话人识别。</w:t>
      </w:r>
      <w:r w:rsidR="004D05A9">
        <w:rPr>
          <w:rFonts w:ascii="宋体" w:hAnsi="宋体" w:hint="eastAsia"/>
          <w:color w:val="000000"/>
          <w:sz w:val="24"/>
        </w:rPr>
        <w:t>近年来，随着</w:t>
      </w:r>
      <w:r w:rsidR="009A432F">
        <w:rPr>
          <w:rFonts w:ascii="宋体" w:hAnsi="宋体" w:hint="eastAsia"/>
          <w:color w:val="000000"/>
          <w:sz w:val="24"/>
        </w:rPr>
        <w:t>人工智能逐渐进入大众的视线，基于神经网络的身份认证方法得到了进一步的发展。例如人脸识别，虹膜识别以及声纹识别。</w:t>
      </w:r>
      <w:r w:rsidR="00C54967">
        <w:rPr>
          <w:rFonts w:ascii="宋体" w:hAnsi="宋体" w:hint="eastAsia"/>
          <w:color w:val="000000"/>
          <w:sz w:val="24"/>
        </w:rPr>
        <w:t>这些身份认证方法逐渐从理论阶段演化为实际的</w:t>
      </w:r>
      <w:r w:rsidR="00212236">
        <w:rPr>
          <w:rFonts w:ascii="宋体" w:hAnsi="宋体" w:hint="eastAsia"/>
          <w:color w:val="000000"/>
          <w:sz w:val="24"/>
        </w:rPr>
        <w:t>应用。例如微软公司在2015年提出的Windows</w:t>
      </w:r>
      <w:r w:rsidR="00212236">
        <w:rPr>
          <w:rFonts w:ascii="宋体" w:hAnsi="宋体"/>
          <w:color w:val="000000"/>
          <w:sz w:val="24"/>
        </w:rPr>
        <w:t xml:space="preserve"> H</w:t>
      </w:r>
      <w:r w:rsidR="00212236">
        <w:rPr>
          <w:rFonts w:ascii="宋体" w:hAnsi="宋体" w:hint="eastAsia"/>
          <w:color w:val="000000"/>
          <w:sz w:val="24"/>
        </w:rPr>
        <w:t>ello认证应用；其利用微软公司提供的身份信息采集设备将预登陆者的信息录入到系统中，通过嵌入式的算法进行预登陆者的判断，从而实现快速登陆</w:t>
      </w:r>
      <w:r w:rsidR="00217CD5">
        <w:rPr>
          <w:rFonts w:ascii="宋体" w:hAnsi="宋体" w:hint="eastAsia"/>
          <w:color w:val="000000"/>
          <w:sz w:val="24"/>
        </w:rPr>
        <w:t>并开始工作。</w:t>
      </w:r>
    </w:p>
    <w:p w:rsidR="00B53B0B" w:rsidRPr="00F47972" w:rsidRDefault="00B53B0B" w:rsidP="00055209">
      <w:pPr>
        <w:snapToGrid w:val="0"/>
        <w:spacing w:line="480" w:lineRule="auto"/>
        <w:ind w:firstLineChars="200" w:firstLine="480"/>
        <w:rPr>
          <w:rFonts w:ascii="宋体" w:hAnsi="宋体"/>
          <w:color w:val="000000"/>
          <w:sz w:val="24"/>
        </w:rPr>
      </w:pPr>
      <w:r>
        <w:rPr>
          <w:rFonts w:ascii="宋体" w:hAnsi="宋体" w:hint="eastAsia"/>
          <w:color w:val="000000"/>
          <w:sz w:val="24"/>
        </w:rPr>
        <w:t>本课题利用高斯混合模型，将从麦克风中采集到的语音信号进行MFCC特诊参数提取，并放入模型中训练，计算出预登陆者与语音库中人员的匹配度，从而实现身份认证功能。</w:t>
      </w:r>
    </w:p>
    <w:p w:rsidR="00055209" w:rsidRPr="00F47972" w:rsidRDefault="00055209" w:rsidP="00055209">
      <w:pPr>
        <w:snapToGrid w:val="0"/>
        <w:spacing w:line="480" w:lineRule="auto"/>
        <w:ind w:firstLineChars="200" w:firstLine="482"/>
        <w:rPr>
          <w:rFonts w:ascii="宋体" w:hAnsi="宋体"/>
          <w:color w:val="000000"/>
          <w:sz w:val="24"/>
        </w:rPr>
      </w:pPr>
      <w:r w:rsidRPr="00F47972">
        <w:rPr>
          <w:rFonts w:ascii="宋体" w:hAnsi="宋体" w:hint="eastAsia"/>
          <w:b/>
          <w:color w:val="000000"/>
          <w:sz w:val="24"/>
        </w:rPr>
        <w:t>关键词</w:t>
      </w:r>
      <w:r w:rsidR="00C074E0">
        <w:rPr>
          <w:rFonts w:ascii="宋体" w:hAnsi="宋体" w:hint="eastAsia"/>
          <w:color w:val="000000"/>
          <w:sz w:val="24"/>
        </w:rPr>
        <w:t>：声纹识别</w:t>
      </w:r>
      <w:r w:rsidRPr="00F47972">
        <w:rPr>
          <w:rFonts w:ascii="宋体" w:hAnsi="宋体" w:hint="eastAsia"/>
          <w:color w:val="000000"/>
          <w:sz w:val="24"/>
        </w:rPr>
        <w:t xml:space="preserve">  </w:t>
      </w:r>
      <w:r w:rsidR="00C074E0">
        <w:rPr>
          <w:rFonts w:ascii="宋体" w:hAnsi="宋体"/>
          <w:color w:val="000000"/>
          <w:sz w:val="24"/>
        </w:rPr>
        <w:t>W</w:t>
      </w:r>
      <w:r w:rsidR="00C074E0">
        <w:rPr>
          <w:rFonts w:ascii="宋体" w:hAnsi="宋体" w:hint="eastAsia"/>
          <w:color w:val="000000"/>
          <w:sz w:val="24"/>
        </w:rPr>
        <w:t>indows</w:t>
      </w:r>
      <w:r w:rsidR="00C074E0">
        <w:rPr>
          <w:rFonts w:ascii="宋体" w:hAnsi="宋体"/>
          <w:color w:val="000000"/>
          <w:sz w:val="24"/>
        </w:rPr>
        <w:t xml:space="preserve"> H</w:t>
      </w:r>
      <w:r w:rsidR="00C074E0">
        <w:rPr>
          <w:rFonts w:ascii="宋体" w:hAnsi="宋体" w:hint="eastAsia"/>
          <w:color w:val="000000"/>
          <w:sz w:val="24"/>
        </w:rPr>
        <w:t>ello</w:t>
      </w:r>
      <w:r w:rsidRPr="00F47972">
        <w:rPr>
          <w:rFonts w:ascii="宋体" w:hAnsi="宋体"/>
          <w:color w:val="000000"/>
          <w:sz w:val="24"/>
        </w:rPr>
        <w:t xml:space="preserve">  </w:t>
      </w:r>
      <w:r w:rsidR="00C074E0">
        <w:rPr>
          <w:rFonts w:ascii="宋体" w:hAnsi="宋体" w:hint="eastAsia"/>
          <w:color w:val="000000"/>
          <w:sz w:val="24"/>
        </w:rPr>
        <w:t>身份认证</w:t>
      </w:r>
      <w:r w:rsidRPr="00F47972">
        <w:rPr>
          <w:rFonts w:ascii="宋体" w:hAnsi="宋体"/>
          <w:color w:val="000000"/>
          <w:sz w:val="24"/>
        </w:rPr>
        <w:t xml:space="preserve">  </w:t>
      </w:r>
      <w:r w:rsidR="00FB49E2">
        <w:rPr>
          <w:rFonts w:ascii="宋体" w:hAnsi="宋体" w:hint="eastAsia"/>
          <w:color w:val="000000"/>
          <w:sz w:val="24"/>
        </w:rPr>
        <w:t>高斯混合模型</w:t>
      </w:r>
    </w:p>
    <w:p w:rsidR="00F57900" w:rsidRDefault="00F57900">
      <w:pPr>
        <w:widowControl/>
        <w:jc w:val="left"/>
      </w:pPr>
      <w:r>
        <w:br w:type="page"/>
      </w:r>
    </w:p>
    <w:p w:rsidR="00F57900" w:rsidRPr="00671D31" w:rsidRDefault="00F57900" w:rsidP="00F57900">
      <w:pPr>
        <w:snapToGrid w:val="0"/>
        <w:spacing w:beforeLines="50" w:before="156" w:afterLines="100" w:after="312"/>
        <w:jc w:val="center"/>
        <w:rPr>
          <w:color w:val="000000"/>
          <w:sz w:val="30"/>
          <w:szCs w:val="30"/>
        </w:rPr>
      </w:pPr>
      <w:r w:rsidRPr="00671D31">
        <w:rPr>
          <w:color w:val="000000"/>
          <w:sz w:val="30"/>
          <w:szCs w:val="30"/>
        </w:rPr>
        <w:lastRenderedPageBreak/>
        <w:t>Windows hello application based on voice print recognition</w:t>
      </w:r>
    </w:p>
    <w:p w:rsidR="00F57900" w:rsidRPr="002813B8" w:rsidRDefault="00F57900" w:rsidP="00F57900">
      <w:pPr>
        <w:snapToGrid w:val="0"/>
        <w:spacing w:beforeLines="50" w:before="156" w:afterLines="100" w:after="312"/>
        <w:jc w:val="center"/>
        <w:rPr>
          <w:rFonts w:ascii="宋体" w:hAnsi="宋体"/>
          <w:b/>
          <w:color w:val="000000"/>
          <w:sz w:val="30"/>
          <w:szCs w:val="30"/>
        </w:rPr>
      </w:pPr>
      <w:r>
        <w:rPr>
          <w:rFonts w:ascii="宋体" w:hAnsi="宋体" w:hint="eastAsia"/>
          <w:b/>
          <w:color w:val="000000"/>
          <w:sz w:val="30"/>
          <w:szCs w:val="30"/>
        </w:rPr>
        <w:t>Abstract</w:t>
      </w:r>
    </w:p>
    <w:p w:rsidR="00F57900" w:rsidRPr="00671D31" w:rsidRDefault="00F57900" w:rsidP="00F57900">
      <w:pPr>
        <w:snapToGrid w:val="0"/>
        <w:spacing w:line="480" w:lineRule="auto"/>
        <w:ind w:firstLineChars="200" w:firstLine="480"/>
        <w:rPr>
          <w:color w:val="000000"/>
          <w:sz w:val="24"/>
        </w:rPr>
      </w:pPr>
      <w:r w:rsidRPr="00671D31">
        <w:rPr>
          <w:color w:val="000000"/>
          <w:sz w:val="24"/>
        </w:rPr>
        <w:t>Voice pattern recognition is a kind of speech recognition, and it is also recognized by the speaker.</w:t>
      </w:r>
    </w:p>
    <w:p w:rsidR="00F57900" w:rsidRPr="00671D31" w:rsidRDefault="00F57900" w:rsidP="00F57900">
      <w:pPr>
        <w:snapToGrid w:val="0"/>
        <w:spacing w:line="480" w:lineRule="auto"/>
        <w:ind w:firstLineChars="200" w:firstLine="480"/>
        <w:rPr>
          <w:color w:val="000000"/>
          <w:sz w:val="24"/>
        </w:rPr>
      </w:pPr>
      <w:r w:rsidRPr="00671D31">
        <w:rPr>
          <w:color w:val="000000"/>
          <w:sz w:val="24"/>
        </w:rPr>
        <w:t>In recent years, as artificial intelligence has gradually entered the public view, the authentication method based on neural network has been further developed.</w:t>
      </w:r>
    </w:p>
    <w:p w:rsidR="00F57900" w:rsidRPr="00671D31" w:rsidRDefault="00F57900" w:rsidP="00F57900">
      <w:pPr>
        <w:snapToGrid w:val="0"/>
        <w:spacing w:line="480" w:lineRule="auto"/>
        <w:ind w:firstLineChars="200" w:firstLine="480"/>
        <w:rPr>
          <w:color w:val="000000"/>
          <w:sz w:val="24"/>
        </w:rPr>
      </w:pPr>
      <w:r w:rsidRPr="00671D31">
        <w:rPr>
          <w:color w:val="000000"/>
          <w:sz w:val="24"/>
        </w:rPr>
        <w:t>For example, face recognition, iris recognition and voice print recognition.</w:t>
      </w:r>
    </w:p>
    <w:p w:rsidR="00F57900" w:rsidRPr="00671D31" w:rsidRDefault="00F57900" w:rsidP="00F57900">
      <w:pPr>
        <w:snapToGrid w:val="0"/>
        <w:spacing w:line="480" w:lineRule="auto"/>
        <w:ind w:firstLineChars="200" w:firstLine="480"/>
        <w:rPr>
          <w:color w:val="000000"/>
          <w:sz w:val="24"/>
        </w:rPr>
      </w:pPr>
      <w:r w:rsidRPr="00671D31">
        <w:rPr>
          <w:color w:val="000000"/>
          <w:sz w:val="24"/>
        </w:rPr>
        <w:t>These authentication methods gradually evolved from the theoretical stage to the actual application.</w:t>
      </w:r>
    </w:p>
    <w:p w:rsidR="00F57900" w:rsidRPr="00671D31" w:rsidRDefault="00F57900" w:rsidP="00F57900">
      <w:pPr>
        <w:snapToGrid w:val="0"/>
        <w:spacing w:line="480" w:lineRule="auto"/>
        <w:ind w:firstLineChars="200" w:firstLine="480"/>
        <w:rPr>
          <w:color w:val="000000"/>
          <w:sz w:val="24"/>
        </w:rPr>
      </w:pPr>
      <w:r w:rsidRPr="00671D31">
        <w:rPr>
          <w:color w:val="000000"/>
          <w:sz w:val="24"/>
        </w:rPr>
        <w:t>For example, Microsoft's Windows Hello authentication application in 2015;</w:t>
      </w:r>
    </w:p>
    <w:p w:rsidR="00F57900" w:rsidRPr="00671D31" w:rsidRDefault="00F57900" w:rsidP="00F57900">
      <w:pPr>
        <w:snapToGrid w:val="0"/>
        <w:spacing w:line="480" w:lineRule="auto"/>
        <w:ind w:firstLineChars="200" w:firstLine="480"/>
        <w:rPr>
          <w:color w:val="000000"/>
          <w:sz w:val="24"/>
        </w:rPr>
      </w:pPr>
      <w:r w:rsidRPr="00671D31">
        <w:rPr>
          <w:color w:val="000000"/>
          <w:sz w:val="24"/>
        </w:rPr>
        <w:t>Its using Microsoft provide identity information acquisition device information input into the system, in the process of the lander on the embedded algorithm to lander judgment, so as to realize rapid login and set to work.</w:t>
      </w:r>
    </w:p>
    <w:p w:rsidR="00F57900" w:rsidRPr="00671D31" w:rsidRDefault="00F57900" w:rsidP="00F57900">
      <w:pPr>
        <w:snapToGrid w:val="0"/>
        <w:spacing w:line="480" w:lineRule="auto"/>
        <w:ind w:firstLineChars="200" w:firstLine="480"/>
        <w:rPr>
          <w:color w:val="000000"/>
          <w:sz w:val="24"/>
        </w:rPr>
      </w:pPr>
      <w:r w:rsidRPr="00671D31">
        <w:rPr>
          <w:color w:val="000000"/>
          <w:sz w:val="24"/>
        </w:rPr>
        <w:t>This topic using a gaussian mixture model, will be collected from the microphone MFCC special clinical parameters of speech signal are extracted, and training in the model, calculate the matching degree in the process of the lander and library staff, so as to realize the identity authentication function.</w:t>
      </w:r>
    </w:p>
    <w:p w:rsidR="00555F7B" w:rsidRDefault="00F57900" w:rsidP="00F57900">
      <w:pPr>
        <w:snapToGrid w:val="0"/>
        <w:spacing w:line="480" w:lineRule="auto"/>
        <w:ind w:firstLineChars="200" w:firstLine="482"/>
        <w:rPr>
          <w:color w:val="000000"/>
          <w:sz w:val="24"/>
        </w:rPr>
      </w:pPr>
      <w:r>
        <w:rPr>
          <w:rFonts w:ascii="宋体" w:hAnsi="宋体" w:hint="eastAsia"/>
          <w:b/>
          <w:color w:val="000000"/>
          <w:sz w:val="24"/>
        </w:rPr>
        <w:t>Key</w:t>
      </w:r>
      <w:r>
        <w:rPr>
          <w:rFonts w:ascii="宋体" w:hAnsi="宋体"/>
          <w:b/>
          <w:color w:val="000000"/>
          <w:sz w:val="24"/>
        </w:rPr>
        <w:t xml:space="preserve"> W</w:t>
      </w:r>
      <w:r>
        <w:rPr>
          <w:rFonts w:ascii="宋体" w:hAnsi="宋体" w:hint="eastAsia"/>
          <w:b/>
          <w:color w:val="000000"/>
          <w:sz w:val="24"/>
        </w:rPr>
        <w:t>ords</w:t>
      </w:r>
      <w:r>
        <w:rPr>
          <w:rFonts w:ascii="宋体" w:hAnsi="宋体" w:hint="eastAsia"/>
          <w:color w:val="000000"/>
          <w:sz w:val="24"/>
        </w:rPr>
        <w:t>：</w:t>
      </w:r>
      <w:r w:rsidRPr="00671D31">
        <w:rPr>
          <w:color w:val="000000"/>
          <w:sz w:val="24"/>
        </w:rPr>
        <w:t>Voiceprint recognition</w:t>
      </w:r>
      <w:r w:rsidRPr="00671D31">
        <w:rPr>
          <w:rFonts w:hint="eastAsia"/>
          <w:color w:val="000000"/>
          <w:sz w:val="24"/>
        </w:rPr>
        <w:t xml:space="preserve">  </w:t>
      </w:r>
      <w:r w:rsidRPr="00671D31">
        <w:rPr>
          <w:color w:val="000000"/>
          <w:sz w:val="24"/>
        </w:rPr>
        <w:t>W</w:t>
      </w:r>
      <w:r w:rsidRPr="00671D31">
        <w:rPr>
          <w:rFonts w:hint="eastAsia"/>
          <w:color w:val="000000"/>
          <w:sz w:val="24"/>
        </w:rPr>
        <w:t>indows</w:t>
      </w:r>
      <w:r w:rsidRPr="00671D31">
        <w:rPr>
          <w:color w:val="000000"/>
          <w:sz w:val="24"/>
        </w:rPr>
        <w:t xml:space="preserve"> H</w:t>
      </w:r>
      <w:r w:rsidRPr="00671D31">
        <w:rPr>
          <w:rFonts w:hint="eastAsia"/>
          <w:color w:val="000000"/>
          <w:sz w:val="24"/>
        </w:rPr>
        <w:t>ello</w:t>
      </w:r>
      <w:r w:rsidRPr="00671D31">
        <w:rPr>
          <w:color w:val="000000"/>
          <w:sz w:val="24"/>
        </w:rPr>
        <w:t xml:space="preserve">  identity authentication  Gaussian mixture model</w:t>
      </w:r>
    </w:p>
    <w:p w:rsidR="0037555A" w:rsidRDefault="005753FC">
      <w:pPr>
        <w:widowControl/>
        <w:jc w:val="left"/>
        <w:rPr>
          <w:color w:val="000000"/>
          <w:sz w:val="24"/>
        </w:rPr>
      </w:pPr>
      <w:r>
        <w:rPr>
          <w:color w:val="000000"/>
          <w:sz w:val="24"/>
        </w:rPr>
        <w:br w:type="page"/>
      </w:r>
    </w:p>
    <w:sdt>
      <w:sdtPr>
        <w:rPr>
          <w:rFonts w:ascii="Times New Roman" w:eastAsia="宋体" w:hAnsi="Times New Roman" w:cs="Times New Roman"/>
          <w:color w:val="auto"/>
          <w:kern w:val="2"/>
          <w:sz w:val="21"/>
          <w:szCs w:val="24"/>
          <w:lang w:val="zh-CN"/>
        </w:rPr>
        <w:id w:val="-1763135641"/>
        <w:docPartObj>
          <w:docPartGallery w:val="Table of Contents"/>
          <w:docPartUnique/>
        </w:docPartObj>
      </w:sdtPr>
      <w:sdtEndPr>
        <w:rPr>
          <w:rFonts w:eastAsia="黑体"/>
          <w:b/>
          <w:bCs/>
          <w:sz w:val="28"/>
        </w:rPr>
      </w:sdtEndPr>
      <w:sdtContent>
        <w:p w:rsidR="0037555A" w:rsidRPr="006736BB" w:rsidRDefault="0037555A" w:rsidP="006736BB">
          <w:pPr>
            <w:pStyle w:val="TOC"/>
            <w:spacing w:beforeLines="50" w:before="156" w:afterLines="100" w:after="312" w:line="240" w:lineRule="auto"/>
            <w:jc w:val="center"/>
            <w:rPr>
              <w:color w:val="auto"/>
            </w:rPr>
          </w:pPr>
          <w:r w:rsidRPr="006736BB">
            <w:rPr>
              <w:color w:val="auto"/>
              <w:lang w:val="zh-CN"/>
            </w:rPr>
            <w:t>目</w:t>
          </w:r>
          <w:r w:rsidR="006736BB" w:rsidRPr="006736BB">
            <w:rPr>
              <w:rFonts w:hint="eastAsia"/>
              <w:color w:val="auto"/>
              <w:lang w:val="zh-CN"/>
            </w:rPr>
            <w:t xml:space="preserve">  </w:t>
          </w:r>
          <w:r w:rsidRPr="006736BB">
            <w:rPr>
              <w:color w:val="auto"/>
              <w:lang w:val="zh-CN"/>
            </w:rPr>
            <w:t>录</w:t>
          </w:r>
        </w:p>
        <w:p w:rsidR="008704F4" w:rsidRDefault="00C26017">
          <w:pPr>
            <w:pStyle w:val="11"/>
            <w:tabs>
              <w:tab w:val="left" w:pos="630"/>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90471927" w:history="1">
            <w:r w:rsidR="008704F4" w:rsidRPr="006F2641">
              <w:rPr>
                <w:rStyle w:val="a4"/>
                <w:rFonts w:asciiTheme="minorEastAsia" w:hAnsiTheme="minorEastAsia"/>
                <w:noProof/>
              </w:rPr>
              <w:t>1.</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引言</w:t>
            </w:r>
            <w:r w:rsidR="008704F4">
              <w:rPr>
                <w:noProof/>
                <w:webHidden/>
              </w:rPr>
              <w:tab/>
            </w:r>
            <w:r w:rsidR="008704F4">
              <w:rPr>
                <w:noProof/>
                <w:webHidden/>
              </w:rPr>
              <w:fldChar w:fldCharType="begin"/>
            </w:r>
            <w:r w:rsidR="008704F4">
              <w:rPr>
                <w:noProof/>
                <w:webHidden/>
              </w:rPr>
              <w:instrText xml:space="preserve"> PAGEREF _Toc490471927 \h </w:instrText>
            </w:r>
            <w:r w:rsidR="008704F4">
              <w:rPr>
                <w:noProof/>
                <w:webHidden/>
              </w:rPr>
            </w:r>
            <w:r w:rsidR="008704F4">
              <w:rPr>
                <w:noProof/>
                <w:webHidden/>
              </w:rPr>
              <w:fldChar w:fldCharType="separate"/>
            </w:r>
            <w:r w:rsidR="008704F4">
              <w:rPr>
                <w:noProof/>
                <w:webHidden/>
              </w:rPr>
              <w:t>7</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28" w:history="1">
            <w:r w:rsidR="008704F4" w:rsidRPr="006F2641">
              <w:rPr>
                <w:rStyle w:val="a4"/>
                <w:rFonts w:asciiTheme="minorEastAsia" w:hAnsiTheme="minorEastAsia"/>
                <w:noProof/>
              </w:rPr>
              <w:t>1.1.</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声纹识别的研究背景与意义</w:t>
            </w:r>
            <w:r w:rsidR="008704F4">
              <w:rPr>
                <w:noProof/>
                <w:webHidden/>
              </w:rPr>
              <w:tab/>
            </w:r>
            <w:r w:rsidR="008704F4">
              <w:rPr>
                <w:noProof/>
                <w:webHidden/>
              </w:rPr>
              <w:fldChar w:fldCharType="begin"/>
            </w:r>
            <w:r w:rsidR="008704F4">
              <w:rPr>
                <w:noProof/>
                <w:webHidden/>
              </w:rPr>
              <w:instrText xml:space="preserve"> PAGEREF _Toc490471928 \h </w:instrText>
            </w:r>
            <w:r w:rsidR="008704F4">
              <w:rPr>
                <w:noProof/>
                <w:webHidden/>
              </w:rPr>
            </w:r>
            <w:r w:rsidR="008704F4">
              <w:rPr>
                <w:noProof/>
                <w:webHidden/>
              </w:rPr>
              <w:fldChar w:fldCharType="separate"/>
            </w:r>
            <w:r w:rsidR="008704F4">
              <w:rPr>
                <w:noProof/>
                <w:webHidden/>
              </w:rPr>
              <w:t>7</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29" w:history="1">
            <w:r w:rsidR="008704F4" w:rsidRPr="006F2641">
              <w:rPr>
                <w:rStyle w:val="a4"/>
                <w:rFonts w:asciiTheme="minorEastAsia" w:hAnsiTheme="minorEastAsia"/>
                <w:noProof/>
              </w:rPr>
              <w:t>1.2.</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声纹识别的发展历史与现状</w:t>
            </w:r>
            <w:r w:rsidR="008704F4">
              <w:rPr>
                <w:noProof/>
                <w:webHidden/>
              </w:rPr>
              <w:tab/>
            </w:r>
            <w:r w:rsidR="008704F4">
              <w:rPr>
                <w:noProof/>
                <w:webHidden/>
              </w:rPr>
              <w:fldChar w:fldCharType="begin"/>
            </w:r>
            <w:r w:rsidR="008704F4">
              <w:rPr>
                <w:noProof/>
                <w:webHidden/>
              </w:rPr>
              <w:instrText xml:space="preserve"> PAGEREF _Toc490471929 \h </w:instrText>
            </w:r>
            <w:r w:rsidR="008704F4">
              <w:rPr>
                <w:noProof/>
                <w:webHidden/>
              </w:rPr>
            </w:r>
            <w:r w:rsidR="008704F4">
              <w:rPr>
                <w:noProof/>
                <w:webHidden/>
              </w:rPr>
              <w:fldChar w:fldCharType="separate"/>
            </w:r>
            <w:r w:rsidR="008704F4">
              <w:rPr>
                <w:noProof/>
                <w:webHidden/>
              </w:rPr>
              <w:t>8</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30" w:history="1">
            <w:r w:rsidR="008704F4" w:rsidRPr="006F2641">
              <w:rPr>
                <w:rStyle w:val="a4"/>
                <w:rFonts w:asciiTheme="minorEastAsia" w:hAnsiTheme="minorEastAsia"/>
                <w:noProof/>
              </w:rPr>
              <w:t>1.3.</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声纹识别概述</w:t>
            </w:r>
            <w:r w:rsidR="008704F4">
              <w:rPr>
                <w:noProof/>
                <w:webHidden/>
              </w:rPr>
              <w:tab/>
            </w:r>
            <w:r w:rsidR="008704F4">
              <w:rPr>
                <w:noProof/>
                <w:webHidden/>
              </w:rPr>
              <w:fldChar w:fldCharType="begin"/>
            </w:r>
            <w:r w:rsidR="008704F4">
              <w:rPr>
                <w:noProof/>
                <w:webHidden/>
              </w:rPr>
              <w:instrText xml:space="preserve"> PAGEREF _Toc490471930 \h </w:instrText>
            </w:r>
            <w:r w:rsidR="008704F4">
              <w:rPr>
                <w:noProof/>
                <w:webHidden/>
              </w:rPr>
            </w:r>
            <w:r w:rsidR="008704F4">
              <w:rPr>
                <w:noProof/>
                <w:webHidden/>
              </w:rPr>
              <w:fldChar w:fldCharType="separate"/>
            </w:r>
            <w:r w:rsidR="008704F4">
              <w:rPr>
                <w:noProof/>
                <w:webHidden/>
              </w:rPr>
              <w:t>9</w:t>
            </w:r>
            <w:r w:rsidR="008704F4">
              <w:rPr>
                <w:noProof/>
                <w:webHidden/>
              </w:rPr>
              <w:fldChar w:fldCharType="end"/>
            </w:r>
          </w:hyperlink>
        </w:p>
        <w:p w:rsidR="008704F4" w:rsidRDefault="007B3BB1">
          <w:pPr>
            <w:pStyle w:val="3"/>
            <w:tabs>
              <w:tab w:val="left" w:pos="1260"/>
              <w:tab w:val="right" w:leader="dot" w:pos="8296"/>
            </w:tabs>
            <w:ind w:left="420" w:right="210"/>
            <w:rPr>
              <w:rFonts w:asciiTheme="minorHAnsi" w:eastAsiaTheme="minorEastAsia" w:hAnsiTheme="minorHAnsi" w:cstheme="minorBidi"/>
              <w:noProof/>
              <w:sz w:val="21"/>
              <w:szCs w:val="22"/>
            </w:rPr>
          </w:pPr>
          <w:hyperlink w:anchor="_Toc490471931" w:history="1">
            <w:r w:rsidR="008704F4" w:rsidRPr="006F2641">
              <w:rPr>
                <w:rStyle w:val="a4"/>
                <w:rFonts w:asciiTheme="minorEastAsia" w:hAnsiTheme="minorEastAsia"/>
                <w:noProof/>
              </w:rPr>
              <w:t>1.3.1.</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声纹识别的基本原理和系统结构</w:t>
            </w:r>
            <w:r w:rsidR="008704F4">
              <w:rPr>
                <w:noProof/>
                <w:webHidden/>
              </w:rPr>
              <w:tab/>
            </w:r>
            <w:r w:rsidR="008704F4">
              <w:rPr>
                <w:noProof/>
                <w:webHidden/>
              </w:rPr>
              <w:fldChar w:fldCharType="begin"/>
            </w:r>
            <w:r w:rsidR="008704F4">
              <w:rPr>
                <w:noProof/>
                <w:webHidden/>
              </w:rPr>
              <w:instrText xml:space="preserve"> PAGEREF _Toc490471931 \h </w:instrText>
            </w:r>
            <w:r w:rsidR="008704F4">
              <w:rPr>
                <w:noProof/>
                <w:webHidden/>
              </w:rPr>
            </w:r>
            <w:r w:rsidR="008704F4">
              <w:rPr>
                <w:noProof/>
                <w:webHidden/>
              </w:rPr>
              <w:fldChar w:fldCharType="separate"/>
            </w:r>
            <w:r w:rsidR="008704F4">
              <w:rPr>
                <w:noProof/>
                <w:webHidden/>
              </w:rPr>
              <w:t>9</w:t>
            </w:r>
            <w:r w:rsidR="008704F4">
              <w:rPr>
                <w:noProof/>
                <w:webHidden/>
              </w:rPr>
              <w:fldChar w:fldCharType="end"/>
            </w:r>
          </w:hyperlink>
        </w:p>
        <w:p w:rsidR="008704F4" w:rsidRDefault="007B3BB1">
          <w:pPr>
            <w:pStyle w:val="3"/>
            <w:tabs>
              <w:tab w:val="left" w:pos="1260"/>
              <w:tab w:val="right" w:leader="dot" w:pos="8296"/>
            </w:tabs>
            <w:ind w:left="420" w:right="210"/>
            <w:rPr>
              <w:rFonts w:asciiTheme="minorHAnsi" w:eastAsiaTheme="minorEastAsia" w:hAnsiTheme="minorHAnsi" w:cstheme="minorBidi"/>
              <w:noProof/>
              <w:sz w:val="21"/>
              <w:szCs w:val="22"/>
            </w:rPr>
          </w:pPr>
          <w:hyperlink w:anchor="_Toc490471932" w:history="1">
            <w:r w:rsidR="008704F4" w:rsidRPr="006F2641">
              <w:rPr>
                <w:rStyle w:val="a4"/>
                <w:rFonts w:asciiTheme="minorEastAsia" w:hAnsiTheme="minorEastAsia"/>
                <w:noProof/>
              </w:rPr>
              <w:t>1.3.2.</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声纹识别常用的特诊参数</w:t>
            </w:r>
            <w:r w:rsidR="008704F4">
              <w:rPr>
                <w:noProof/>
                <w:webHidden/>
              </w:rPr>
              <w:tab/>
            </w:r>
            <w:r w:rsidR="008704F4">
              <w:rPr>
                <w:noProof/>
                <w:webHidden/>
              </w:rPr>
              <w:fldChar w:fldCharType="begin"/>
            </w:r>
            <w:r w:rsidR="008704F4">
              <w:rPr>
                <w:noProof/>
                <w:webHidden/>
              </w:rPr>
              <w:instrText xml:space="preserve"> PAGEREF _Toc490471932 \h </w:instrText>
            </w:r>
            <w:r w:rsidR="008704F4">
              <w:rPr>
                <w:noProof/>
                <w:webHidden/>
              </w:rPr>
            </w:r>
            <w:r w:rsidR="008704F4">
              <w:rPr>
                <w:noProof/>
                <w:webHidden/>
              </w:rPr>
              <w:fldChar w:fldCharType="separate"/>
            </w:r>
            <w:r w:rsidR="008704F4">
              <w:rPr>
                <w:noProof/>
                <w:webHidden/>
              </w:rPr>
              <w:t>9</w:t>
            </w:r>
            <w:r w:rsidR="008704F4">
              <w:rPr>
                <w:noProof/>
                <w:webHidden/>
              </w:rPr>
              <w:fldChar w:fldCharType="end"/>
            </w:r>
          </w:hyperlink>
        </w:p>
        <w:p w:rsidR="008704F4" w:rsidRDefault="007B3BB1">
          <w:pPr>
            <w:pStyle w:val="3"/>
            <w:tabs>
              <w:tab w:val="left" w:pos="1260"/>
              <w:tab w:val="right" w:leader="dot" w:pos="8296"/>
            </w:tabs>
            <w:ind w:left="420" w:right="210"/>
            <w:rPr>
              <w:rFonts w:asciiTheme="minorHAnsi" w:eastAsiaTheme="minorEastAsia" w:hAnsiTheme="minorHAnsi" w:cstheme="minorBidi"/>
              <w:noProof/>
              <w:sz w:val="21"/>
              <w:szCs w:val="22"/>
            </w:rPr>
          </w:pPr>
          <w:hyperlink w:anchor="_Toc490471933" w:history="1">
            <w:r w:rsidR="008704F4" w:rsidRPr="006F2641">
              <w:rPr>
                <w:rStyle w:val="a4"/>
                <w:rFonts w:asciiTheme="minorEastAsia" w:hAnsiTheme="minorEastAsia"/>
                <w:noProof/>
              </w:rPr>
              <w:t>1.3.3.</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声纹识别常用的建模方法</w:t>
            </w:r>
            <w:r w:rsidR="008704F4">
              <w:rPr>
                <w:noProof/>
                <w:webHidden/>
              </w:rPr>
              <w:tab/>
            </w:r>
            <w:r w:rsidR="008704F4">
              <w:rPr>
                <w:noProof/>
                <w:webHidden/>
              </w:rPr>
              <w:fldChar w:fldCharType="begin"/>
            </w:r>
            <w:r w:rsidR="008704F4">
              <w:rPr>
                <w:noProof/>
                <w:webHidden/>
              </w:rPr>
              <w:instrText xml:space="preserve"> PAGEREF _Toc490471933 \h </w:instrText>
            </w:r>
            <w:r w:rsidR="008704F4">
              <w:rPr>
                <w:noProof/>
                <w:webHidden/>
              </w:rPr>
            </w:r>
            <w:r w:rsidR="008704F4">
              <w:rPr>
                <w:noProof/>
                <w:webHidden/>
              </w:rPr>
              <w:fldChar w:fldCharType="separate"/>
            </w:r>
            <w:r w:rsidR="008704F4">
              <w:rPr>
                <w:noProof/>
                <w:webHidden/>
              </w:rPr>
              <w:t>10</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34" w:history="1">
            <w:r w:rsidR="008704F4" w:rsidRPr="006F2641">
              <w:rPr>
                <w:rStyle w:val="a4"/>
                <w:rFonts w:asciiTheme="minorEastAsia" w:hAnsiTheme="minorEastAsia"/>
                <w:noProof/>
              </w:rPr>
              <w:t>1.4.</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Windows Hello概述</w:t>
            </w:r>
            <w:r w:rsidR="008704F4">
              <w:rPr>
                <w:noProof/>
                <w:webHidden/>
              </w:rPr>
              <w:tab/>
            </w:r>
            <w:r w:rsidR="008704F4">
              <w:rPr>
                <w:noProof/>
                <w:webHidden/>
              </w:rPr>
              <w:fldChar w:fldCharType="begin"/>
            </w:r>
            <w:r w:rsidR="008704F4">
              <w:rPr>
                <w:noProof/>
                <w:webHidden/>
              </w:rPr>
              <w:instrText xml:space="preserve"> PAGEREF _Toc490471934 \h </w:instrText>
            </w:r>
            <w:r w:rsidR="008704F4">
              <w:rPr>
                <w:noProof/>
                <w:webHidden/>
              </w:rPr>
            </w:r>
            <w:r w:rsidR="008704F4">
              <w:rPr>
                <w:noProof/>
                <w:webHidden/>
              </w:rPr>
              <w:fldChar w:fldCharType="separate"/>
            </w:r>
            <w:r w:rsidR="008704F4">
              <w:rPr>
                <w:noProof/>
                <w:webHidden/>
              </w:rPr>
              <w:t>11</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35" w:history="1">
            <w:r w:rsidR="008704F4" w:rsidRPr="006F2641">
              <w:rPr>
                <w:rStyle w:val="a4"/>
                <w:rFonts w:asciiTheme="minorEastAsia" w:hAnsiTheme="minorEastAsia"/>
                <w:noProof/>
              </w:rPr>
              <w:t>1.5.</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本论文的主要工作</w:t>
            </w:r>
            <w:r w:rsidR="008704F4">
              <w:rPr>
                <w:noProof/>
                <w:webHidden/>
              </w:rPr>
              <w:tab/>
            </w:r>
            <w:r w:rsidR="008704F4">
              <w:rPr>
                <w:noProof/>
                <w:webHidden/>
              </w:rPr>
              <w:fldChar w:fldCharType="begin"/>
            </w:r>
            <w:r w:rsidR="008704F4">
              <w:rPr>
                <w:noProof/>
                <w:webHidden/>
              </w:rPr>
              <w:instrText xml:space="preserve"> PAGEREF _Toc490471935 \h </w:instrText>
            </w:r>
            <w:r w:rsidR="008704F4">
              <w:rPr>
                <w:noProof/>
                <w:webHidden/>
              </w:rPr>
            </w:r>
            <w:r w:rsidR="008704F4">
              <w:rPr>
                <w:noProof/>
                <w:webHidden/>
              </w:rPr>
              <w:fldChar w:fldCharType="separate"/>
            </w:r>
            <w:r w:rsidR="008704F4">
              <w:rPr>
                <w:noProof/>
                <w:webHidden/>
              </w:rPr>
              <w:t>11</w:t>
            </w:r>
            <w:r w:rsidR="008704F4">
              <w:rPr>
                <w:noProof/>
                <w:webHidden/>
              </w:rPr>
              <w:fldChar w:fldCharType="end"/>
            </w:r>
          </w:hyperlink>
        </w:p>
        <w:p w:rsidR="008704F4" w:rsidRDefault="007B3BB1">
          <w:pPr>
            <w:pStyle w:val="11"/>
            <w:tabs>
              <w:tab w:val="left" w:pos="630"/>
              <w:tab w:val="right" w:leader="dot" w:pos="8296"/>
            </w:tabs>
            <w:rPr>
              <w:rFonts w:asciiTheme="minorHAnsi" w:eastAsiaTheme="minorEastAsia" w:hAnsiTheme="minorHAnsi" w:cstheme="minorBidi"/>
              <w:noProof/>
              <w:sz w:val="21"/>
              <w:szCs w:val="22"/>
            </w:rPr>
          </w:pPr>
          <w:hyperlink w:anchor="_Toc490471936" w:history="1">
            <w:r w:rsidR="008704F4" w:rsidRPr="006F2641">
              <w:rPr>
                <w:rStyle w:val="a4"/>
                <w:rFonts w:asciiTheme="minorEastAsia" w:hAnsiTheme="minorEastAsia"/>
                <w:noProof/>
              </w:rPr>
              <w:t>2.</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语音信号预处理</w:t>
            </w:r>
            <w:r w:rsidR="008704F4">
              <w:rPr>
                <w:noProof/>
                <w:webHidden/>
              </w:rPr>
              <w:tab/>
            </w:r>
            <w:r w:rsidR="008704F4">
              <w:rPr>
                <w:noProof/>
                <w:webHidden/>
              </w:rPr>
              <w:fldChar w:fldCharType="begin"/>
            </w:r>
            <w:r w:rsidR="008704F4">
              <w:rPr>
                <w:noProof/>
                <w:webHidden/>
              </w:rPr>
              <w:instrText xml:space="preserve"> PAGEREF _Toc490471936 \h </w:instrText>
            </w:r>
            <w:r w:rsidR="008704F4">
              <w:rPr>
                <w:noProof/>
                <w:webHidden/>
              </w:rPr>
            </w:r>
            <w:r w:rsidR="008704F4">
              <w:rPr>
                <w:noProof/>
                <w:webHidden/>
              </w:rPr>
              <w:fldChar w:fldCharType="separate"/>
            </w:r>
            <w:r w:rsidR="008704F4">
              <w:rPr>
                <w:noProof/>
                <w:webHidden/>
              </w:rPr>
              <w:t>13</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37" w:history="1">
            <w:r w:rsidR="008704F4" w:rsidRPr="006F2641">
              <w:rPr>
                <w:rStyle w:val="a4"/>
                <w:rFonts w:asciiTheme="minorEastAsia" w:hAnsiTheme="minorEastAsia"/>
                <w:noProof/>
              </w:rPr>
              <w:t>2.1.</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Windows下的语音信号采集</w:t>
            </w:r>
            <w:r w:rsidR="008704F4">
              <w:rPr>
                <w:noProof/>
                <w:webHidden/>
              </w:rPr>
              <w:tab/>
            </w:r>
            <w:r w:rsidR="008704F4">
              <w:rPr>
                <w:noProof/>
                <w:webHidden/>
              </w:rPr>
              <w:fldChar w:fldCharType="begin"/>
            </w:r>
            <w:r w:rsidR="008704F4">
              <w:rPr>
                <w:noProof/>
                <w:webHidden/>
              </w:rPr>
              <w:instrText xml:space="preserve"> PAGEREF _Toc490471937 \h </w:instrText>
            </w:r>
            <w:r w:rsidR="008704F4">
              <w:rPr>
                <w:noProof/>
                <w:webHidden/>
              </w:rPr>
            </w:r>
            <w:r w:rsidR="008704F4">
              <w:rPr>
                <w:noProof/>
                <w:webHidden/>
              </w:rPr>
              <w:fldChar w:fldCharType="separate"/>
            </w:r>
            <w:r w:rsidR="008704F4">
              <w:rPr>
                <w:noProof/>
                <w:webHidden/>
              </w:rPr>
              <w:t>13</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38" w:history="1">
            <w:r w:rsidR="008704F4" w:rsidRPr="006F2641">
              <w:rPr>
                <w:rStyle w:val="a4"/>
                <w:rFonts w:asciiTheme="minorEastAsia" w:hAnsiTheme="minorEastAsia"/>
                <w:noProof/>
              </w:rPr>
              <w:t>2.2.</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语音数据提取</w:t>
            </w:r>
            <w:r w:rsidR="008704F4">
              <w:rPr>
                <w:noProof/>
                <w:webHidden/>
              </w:rPr>
              <w:tab/>
            </w:r>
            <w:r w:rsidR="008704F4">
              <w:rPr>
                <w:noProof/>
                <w:webHidden/>
              </w:rPr>
              <w:fldChar w:fldCharType="begin"/>
            </w:r>
            <w:r w:rsidR="008704F4">
              <w:rPr>
                <w:noProof/>
                <w:webHidden/>
              </w:rPr>
              <w:instrText xml:space="preserve"> PAGEREF _Toc490471938 \h </w:instrText>
            </w:r>
            <w:r w:rsidR="008704F4">
              <w:rPr>
                <w:noProof/>
                <w:webHidden/>
              </w:rPr>
            </w:r>
            <w:r w:rsidR="008704F4">
              <w:rPr>
                <w:noProof/>
                <w:webHidden/>
              </w:rPr>
              <w:fldChar w:fldCharType="separate"/>
            </w:r>
            <w:r w:rsidR="008704F4">
              <w:rPr>
                <w:noProof/>
                <w:webHidden/>
              </w:rPr>
              <w:t>13</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39" w:history="1">
            <w:r w:rsidR="008704F4" w:rsidRPr="006F2641">
              <w:rPr>
                <w:rStyle w:val="a4"/>
                <w:rFonts w:asciiTheme="minorEastAsia" w:hAnsiTheme="minorEastAsia"/>
                <w:noProof/>
              </w:rPr>
              <w:t>2.3.</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分帧与加窗</w:t>
            </w:r>
            <w:r w:rsidR="008704F4">
              <w:rPr>
                <w:noProof/>
                <w:webHidden/>
              </w:rPr>
              <w:tab/>
            </w:r>
            <w:r w:rsidR="008704F4">
              <w:rPr>
                <w:noProof/>
                <w:webHidden/>
              </w:rPr>
              <w:fldChar w:fldCharType="begin"/>
            </w:r>
            <w:r w:rsidR="008704F4">
              <w:rPr>
                <w:noProof/>
                <w:webHidden/>
              </w:rPr>
              <w:instrText xml:space="preserve"> PAGEREF _Toc490471939 \h </w:instrText>
            </w:r>
            <w:r w:rsidR="008704F4">
              <w:rPr>
                <w:noProof/>
                <w:webHidden/>
              </w:rPr>
            </w:r>
            <w:r w:rsidR="008704F4">
              <w:rPr>
                <w:noProof/>
                <w:webHidden/>
              </w:rPr>
              <w:fldChar w:fldCharType="separate"/>
            </w:r>
            <w:r w:rsidR="008704F4">
              <w:rPr>
                <w:noProof/>
                <w:webHidden/>
              </w:rPr>
              <w:t>15</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40" w:history="1">
            <w:r w:rsidR="008704F4" w:rsidRPr="006F2641">
              <w:rPr>
                <w:rStyle w:val="a4"/>
                <w:rFonts w:asciiTheme="minorEastAsia" w:hAnsiTheme="minorEastAsia"/>
                <w:noProof/>
              </w:rPr>
              <w:t>2.4.</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预加重</w:t>
            </w:r>
            <w:r w:rsidR="008704F4">
              <w:rPr>
                <w:noProof/>
                <w:webHidden/>
              </w:rPr>
              <w:tab/>
            </w:r>
            <w:r w:rsidR="008704F4">
              <w:rPr>
                <w:noProof/>
                <w:webHidden/>
              </w:rPr>
              <w:fldChar w:fldCharType="begin"/>
            </w:r>
            <w:r w:rsidR="008704F4">
              <w:rPr>
                <w:noProof/>
                <w:webHidden/>
              </w:rPr>
              <w:instrText xml:space="preserve"> PAGEREF _Toc490471940 \h </w:instrText>
            </w:r>
            <w:r w:rsidR="008704F4">
              <w:rPr>
                <w:noProof/>
                <w:webHidden/>
              </w:rPr>
            </w:r>
            <w:r w:rsidR="008704F4">
              <w:rPr>
                <w:noProof/>
                <w:webHidden/>
              </w:rPr>
              <w:fldChar w:fldCharType="separate"/>
            </w:r>
            <w:r w:rsidR="008704F4">
              <w:rPr>
                <w:noProof/>
                <w:webHidden/>
              </w:rPr>
              <w:t>16</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41" w:history="1">
            <w:r w:rsidR="008704F4" w:rsidRPr="006F2641">
              <w:rPr>
                <w:rStyle w:val="a4"/>
                <w:rFonts w:asciiTheme="minorEastAsia" w:hAnsiTheme="minorEastAsia"/>
                <w:noProof/>
              </w:rPr>
              <w:t>2.5.</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端点检测</w:t>
            </w:r>
            <w:r w:rsidR="008704F4">
              <w:rPr>
                <w:noProof/>
                <w:webHidden/>
              </w:rPr>
              <w:tab/>
            </w:r>
            <w:r w:rsidR="008704F4">
              <w:rPr>
                <w:noProof/>
                <w:webHidden/>
              </w:rPr>
              <w:fldChar w:fldCharType="begin"/>
            </w:r>
            <w:r w:rsidR="008704F4">
              <w:rPr>
                <w:noProof/>
                <w:webHidden/>
              </w:rPr>
              <w:instrText xml:space="preserve"> PAGEREF _Toc490471941 \h </w:instrText>
            </w:r>
            <w:r w:rsidR="008704F4">
              <w:rPr>
                <w:noProof/>
                <w:webHidden/>
              </w:rPr>
            </w:r>
            <w:r w:rsidR="008704F4">
              <w:rPr>
                <w:noProof/>
                <w:webHidden/>
              </w:rPr>
              <w:fldChar w:fldCharType="separate"/>
            </w:r>
            <w:r w:rsidR="008704F4">
              <w:rPr>
                <w:noProof/>
                <w:webHidden/>
              </w:rPr>
              <w:t>16</w:t>
            </w:r>
            <w:r w:rsidR="008704F4">
              <w:rPr>
                <w:noProof/>
                <w:webHidden/>
              </w:rPr>
              <w:fldChar w:fldCharType="end"/>
            </w:r>
          </w:hyperlink>
        </w:p>
        <w:p w:rsidR="008704F4" w:rsidRDefault="007B3BB1">
          <w:pPr>
            <w:pStyle w:val="11"/>
            <w:tabs>
              <w:tab w:val="left" w:pos="630"/>
              <w:tab w:val="right" w:leader="dot" w:pos="8296"/>
            </w:tabs>
            <w:rPr>
              <w:rFonts w:asciiTheme="minorHAnsi" w:eastAsiaTheme="minorEastAsia" w:hAnsiTheme="minorHAnsi" w:cstheme="minorBidi"/>
              <w:noProof/>
              <w:sz w:val="21"/>
              <w:szCs w:val="22"/>
            </w:rPr>
          </w:pPr>
          <w:hyperlink w:anchor="_Toc490471942" w:history="1">
            <w:r w:rsidR="008704F4" w:rsidRPr="006F2641">
              <w:rPr>
                <w:rStyle w:val="a4"/>
                <w:rFonts w:asciiTheme="minorEastAsia" w:hAnsiTheme="minorEastAsia"/>
                <w:noProof/>
              </w:rPr>
              <w:t>3.</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语音信号特诊参数提取</w:t>
            </w:r>
            <w:r w:rsidR="008704F4">
              <w:rPr>
                <w:noProof/>
                <w:webHidden/>
              </w:rPr>
              <w:tab/>
            </w:r>
            <w:r w:rsidR="008704F4">
              <w:rPr>
                <w:noProof/>
                <w:webHidden/>
              </w:rPr>
              <w:fldChar w:fldCharType="begin"/>
            </w:r>
            <w:r w:rsidR="008704F4">
              <w:rPr>
                <w:noProof/>
                <w:webHidden/>
              </w:rPr>
              <w:instrText xml:space="preserve"> PAGEREF _Toc490471942 \h </w:instrText>
            </w:r>
            <w:r w:rsidR="008704F4">
              <w:rPr>
                <w:noProof/>
                <w:webHidden/>
              </w:rPr>
            </w:r>
            <w:r w:rsidR="008704F4">
              <w:rPr>
                <w:noProof/>
                <w:webHidden/>
              </w:rPr>
              <w:fldChar w:fldCharType="separate"/>
            </w:r>
            <w:r w:rsidR="008704F4">
              <w:rPr>
                <w:noProof/>
                <w:webHidden/>
              </w:rPr>
              <w:t>20</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43" w:history="1">
            <w:r w:rsidR="008704F4" w:rsidRPr="006F2641">
              <w:rPr>
                <w:rStyle w:val="a4"/>
                <w:rFonts w:asciiTheme="minorEastAsia" w:hAnsiTheme="minorEastAsia"/>
                <w:noProof/>
              </w:rPr>
              <w:t>3.1.</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短时帧能量和短时过零率</w:t>
            </w:r>
            <w:r w:rsidR="008704F4">
              <w:rPr>
                <w:noProof/>
                <w:webHidden/>
              </w:rPr>
              <w:tab/>
            </w:r>
            <w:r w:rsidR="008704F4">
              <w:rPr>
                <w:noProof/>
                <w:webHidden/>
              </w:rPr>
              <w:fldChar w:fldCharType="begin"/>
            </w:r>
            <w:r w:rsidR="008704F4">
              <w:rPr>
                <w:noProof/>
                <w:webHidden/>
              </w:rPr>
              <w:instrText xml:space="preserve"> PAGEREF _Toc490471943 \h </w:instrText>
            </w:r>
            <w:r w:rsidR="008704F4">
              <w:rPr>
                <w:noProof/>
                <w:webHidden/>
              </w:rPr>
            </w:r>
            <w:r w:rsidR="008704F4">
              <w:rPr>
                <w:noProof/>
                <w:webHidden/>
              </w:rPr>
              <w:fldChar w:fldCharType="separate"/>
            </w:r>
            <w:r w:rsidR="008704F4">
              <w:rPr>
                <w:noProof/>
                <w:webHidden/>
              </w:rPr>
              <w:t>20</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44" w:history="1">
            <w:r w:rsidR="008704F4" w:rsidRPr="006F2641">
              <w:rPr>
                <w:rStyle w:val="a4"/>
                <w:rFonts w:asciiTheme="minorEastAsia" w:hAnsiTheme="minorEastAsia"/>
                <w:noProof/>
              </w:rPr>
              <w:t>3.2.</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Mel频率倒谱系数（MFCC）</w:t>
            </w:r>
            <w:r w:rsidR="008704F4">
              <w:rPr>
                <w:noProof/>
                <w:webHidden/>
              </w:rPr>
              <w:tab/>
            </w:r>
            <w:r w:rsidR="008704F4">
              <w:rPr>
                <w:noProof/>
                <w:webHidden/>
              </w:rPr>
              <w:fldChar w:fldCharType="begin"/>
            </w:r>
            <w:r w:rsidR="008704F4">
              <w:rPr>
                <w:noProof/>
                <w:webHidden/>
              </w:rPr>
              <w:instrText xml:space="preserve"> PAGEREF _Toc490471944 \h </w:instrText>
            </w:r>
            <w:r w:rsidR="008704F4">
              <w:rPr>
                <w:noProof/>
                <w:webHidden/>
              </w:rPr>
            </w:r>
            <w:r w:rsidR="008704F4">
              <w:rPr>
                <w:noProof/>
                <w:webHidden/>
              </w:rPr>
              <w:fldChar w:fldCharType="separate"/>
            </w:r>
            <w:r w:rsidR="008704F4">
              <w:rPr>
                <w:noProof/>
                <w:webHidden/>
              </w:rPr>
              <w:t>20</w:t>
            </w:r>
            <w:r w:rsidR="008704F4">
              <w:rPr>
                <w:noProof/>
                <w:webHidden/>
              </w:rPr>
              <w:fldChar w:fldCharType="end"/>
            </w:r>
          </w:hyperlink>
        </w:p>
        <w:p w:rsidR="008704F4" w:rsidRDefault="007B3BB1">
          <w:pPr>
            <w:pStyle w:val="11"/>
            <w:tabs>
              <w:tab w:val="left" w:pos="630"/>
              <w:tab w:val="right" w:leader="dot" w:pos="8296"/>
            </w:tabs>
            <w:rPr>
              <w:rFonts w:asciiTheme="minorHAnsi" w:eastAsiaTheme="minorEastAsia" w:hAnsiTheme="minorHAnsi" w:cstheme="minorBidi"/>
              <w:noProof/>
              <w:sz w:val="21"/>
              <w:szCs w:val="22"/>
            </w:rPr>
          </w:pPr>
          <w:hyperlink w:anchor="_Toc490471945" w:history="1">
            <w:r w:rsidR="008704F4" w:rsidRPr="006F2641">
              <w:rPr>
                <w:rStyle w:val="a4"/>
                <w:rFonts w:asciiTheme="minorEastAsia" w:hAnsiTheme="minorEastAsia"/>
                <w:noProof/>
              </w:rPr>
              <w:t>4.</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语音信号训练模型</w:t>
            </w:r>
            <w:r w:rsidR="008704F4">
              <w:rPr>
                <w:noProof/>
                <w:webHidden/>
              </w:rPr>
              <w:tab/>
            </w:r>
            <w:r w:rsidR="008704F4">
              <w:rPr>
                <w:noProof/>
                <w:webHidden/>
              </w:rPr>
              <w:fldChar w:fldCharType="begin"/>
            </w:r>
            <w:r w:rsidR="008704F4">
              <w:rPr>
                <w:noProof/>
                <w:webHidden/>
              </w:rPr>
              <w:instrText xml:space="preserve"> PAGEREF _Toc490471945 \h </w:instrText>
            </w:r>
            <w:r w:rsidR="008704F4">
              <w:rPr>
                <w:noProof/>
                <w:webHidden/>
              </w:rPr>
            </w:r>
            <w:r w:rsidR="008704F4">
              <w:rPr>
                <w:noProof/>
                <w:webHidden/>
              </w:rPr>
              <w:fldChar w:fldCharType="separate"/>
            </w:r>
            <w:r w:rsidR="008704F4">
              <w:rPr>
                <w:noProof/>
                <w:webHidden/>
              </w:rPr>
              <w:t>24</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46" w:history="1">
            <w:r w:rsidR="008704F4" w:rsidRPr="006F2641">
              <w:rPr>
                <w:rStyle w:val="a4"/>
                <w:rFonts w:asciiTheme="minorEastAsia" w:hAnsiTheme="minorEastAsia"/>
                <w:noProof/>
              </w:rPr>
              <w:t>4.1.</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高斯混合模型(GMM)概述</w:t>
            </w:r>
            <w:r w:rsidR="008704F4">
              <w:rPr>
                <w:noProof/>
                <w:webHidden/>
              </w:rPr>
              <w:tab/>
            </w:r>
            <w:r w:rsidR="008704F4">
              <w:rPr>
                <w:noProof/>
                <w:webHidden/>
              </w:rPr>
              <w:fldChar w:fldCharType="begin"/>
            </w:r>
            <w:r w:rsidR="008704F4">
              <w:rPr>
                <w:noProof/>
                <w:webHidden/>
              </w:rPr>
              <w:instrText xml:space="preserve"> PAGEREF _Toc490471946 \h </w:instrText>
            </w:r>
            <w:r w:rsidR="008704F4">
              <w:rPr>
                <w:noProof/>
                <w:webHidden/>
              </w:rPr>
            </w:r>
            <w:r w:rsidR="008704F4">
              <w:rPr>
                <w:noProof/>
                <w:webHidden/>
              </w:rPr>
              <w:fldChar w:fldCharType="separate"/>
            </w:r>
            <w:r w:rsidR="008704F4">
              <w:rPr>
                <w:noProof/>
                <w:webHidden/>
              </w:rPr>
              <w:t>24</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47" w:history="1">
            <w:r w:rsidR="008704F4" w:rsidRPr="006F2641">
              <w:rPr>
                <w:rStyle w:val="a4"/>
                <w:rFonts w:asciiTheme="minorEastAsia" w:hAnsiTheme="minorEastAsia"/>
                <w:noProof/>
              </w:rPr>
              <w:t>4.2.</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单高斯模型</w:t>
            </w:r>
            <w:r w:rsidR="008704F4">
              <w:rPr>
                <w:noProof/>
                <w:webHidden/>
              </w:rPr>
              <w:tab/>
            </w:r>
            <w:r w:rsidR="008704F4">
              <w:rPr>
                <w:noProof/>
                <w:webHidden/>
              </w:rPr>
              <w:fldChar w:fldCharType="begin"/>
            </w:r>
            <w:r w:rsidR="008704F4">
              <w:rPr>
                <w:noProof/>
                <w:webHidden/>
              </w:rPr>
              <w:instrText xml:space="preserve"> PAGEREF _Toc490471947 \h </w:instrText>
            </w:r>
            <w:r w:rsidR="008704F4">
              <w:rPr>
                <w:noProof/>
                <w:webHidden/>
              </w:rPr>
            </w:r>
            <w:r w:rsidR="008704F4">
              <w:rPr>
                <w:noProof/>
                <w:webHidden/>
              </w:rPr>
              <w:fldChar w:fldCharType="separate"/>
            </w:r>
            <w:r w:rsidR="008704F4">
              <w:rPr>
                <w:noProof/>
                <w:webHidden/>
              </w:rPr>
              <w:t>24</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48" w:history="1">
            <w:r w:rsidR="008704F4" w:rsidRPr="006F2641">
              <w:rPr>
                <w:rStyle w:val="a4"/>
                <w:rFonts w:asciiTheme="minorEastAsia" w:hAnsiTheme="minorEastAsia"/>
                <w:noProof/>
              </w:rPr>
              <w:t>4.3.</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高斯混合模型</w:t>
            </w:r>
            <w:r w:rsidR="008704F4">
              <w:rPr>
                <w:noProof/>
                <w:webHidden/>
              </w:rPr>
              <w:tab/>
            </w:r>
            <w:r w:rsidR="008704F4">
              <w:rPr>
                <w:noProof/>
                <w:webHidden/>
              </w:rPr>
              <w:fldChar w:fldCharType="begin"/>
            </w:r>
            <w:r w:rsidR="008704F4">
              <w:rPr>
                <w:noProof/>
                <w:webHidden/>
              </w:rPr>
              <w:instrText xml:space="preserve"> PAGEREF _Toc490471948 \h </w:instrText>
            </w:r>
            <w:r w:rsidR="008704F4">
              <w:rPr>
                <w:noProof/>
                <w:webHidden/>
              </w:rPr>
            </w:r>
            <w:r w:rsidR="008704F4">
              <w:rPr>
                <w:noProof/>
                <w:webHidden/>
              </w:rPr>
              <w:fldChar w:fldCharType="separate"/>
            </w:r>
            <w:r w:rsidR="008704F4">
              <w:rPr>
                <w:noProof/>
                <w:webHidden/>
              </w:rPr>
              <w:t>25</w:t>
            </w:r>
            <w:r w:rsidR="008704F4">
              <w:rPr>
                <w:noProof/>
                <w:webHidden/>
              </w:rPr>
              <w:fldChar w:fldCharType="end"/>
            </w:r>
          </w:hyperlink>
        </w:p>
        <w:p w:rsidR="008704F4" w:rsidRDefault="007B3BB1">
          <w:pPr>
            <w:pStyle w:val="11"/>
            <w:tabs>
              <w:tab w:val="left" w:pos="630"/>
              <w:tab w:val="right" w:leader="dot" w:pos="8296"/>
            </w:tabs>
            <w:rPr>
              <w:rFonts w:asciiTheme="minorHAnsi" w:eastAsiaTheme="minorEastAsia" w:hAnsiTheme="minorHAnsi" w:cstheme="minorBidi"/>
              <w:noProof/>
              <w:sz w:val="21"/>
              <w:szCs w:val="22"/>
            </w:rPr>
          </w:pPr>
          <w:hyperlink w:anchor="_Toc490471949" w:history="1">
            <w:r w:rsidR="008704F4" w:rsidRPr="006F2641">
              <w:rPr>
                <w:rStyle w:val="a4"/>
                <w:rFonts w:asciiTheme="minorEastAsia" w:hAnsiTheme="minorEastAsia"/>
                <w:noProof/>
              </w:rPr>
              <w:t>5.</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声纹识别方法</w:t>
            </w:r>
            <w:r w:rsidR="008704F4">
              <w:rPr>
                <w:noProof/>
                <w:webHidden/>
              </w:rPr>
              <w:tab/>
            </w:r>
            <w:r w:rsidR="008704F4">
              <w:rPr>
                <w:noProof/>
                <w:webHidden/>
              </w:rPr>
              <w:fldChar w:fldCharType="begin"/>
            </w:r>
            <w:r w:rsidR="008704F4">
              <w:rPr>
                <w:noProof/>
                <w:webHidden/>
              </w:rPr>
              <w:instrText xml:space="preserve"> PAGEREF _Toc490471949 \h </w:instrText>
            </w:r>
            <w:r w:rsidR="008704F4">
              <w:rPr>
                <w:noProof/>
                <w:webHidden/>
              </w:rPr>
            </w:r>
            <w:r w:rsidR="008704F4">
              <w:rPr>
                <w:noProof/>
                <w:webHidden/>
              </w:rPr>
              <w:fldChar w:fldCharType="separate"/>
            </w:r>
            <w:r w:rsidR="008704F4">
              <w:rPr>
                <w:noProof/>
                <w:webHidden/>
              </w:rPr>
              <w:t>29</w:t>
            </w:r>
            <w:r w:rsidR="008704F4">
              <w:rPr>
                <w:noProof/>
                <w:webHidden/>
              </w:rPr>
              <w:fldChar w:fldCharType="end"/>
            </w:r>
          </w:hyperlink>
        </w:p>
        <w:p w:rsidR="008704F4" w:rsidRDefault="007B3BB1">
          <w:pPr>
            <w:pStyle w:val="11"/>
            <w:tabs>
              <w:tab w:val="left" w:pos="630"/>
              <w:tab w:val="right" w:leader="dot" w:pos="8296"/>
            </w:tabs>
            <w:rPr>
              <w:rFonts w:asciiTheme="minorHAnsi" w:eastAsiaTheme="minorEastAsia" w:hAnsiTheme="minorHAnsi" w:cstheme="minorBidi"/>
              <w:noProof/>
              <w:sz w:val="21"/>
              <w:szCs w:val="22"/>
            </w:rPr>
          </w:pPr>
          <w:hyperlink w:anchor="_Toc490471950" w:history="1">
            <w:r w:rsidR="008704F4" w:rsidRPr="006F2641">
              <w:rPr>
                <w:rStyle w:val="a4"/>
                <w:rFonts w:asciiTheme="minorEastAsia" w:hAnsiTheme="minorEastAsia"/>
                <w:noProof/>
              </w:rPr>
              <w:t>6.</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桌面应用</w:t>
            </w:r>
            <w:r w:rsidR="008704F4">
              <w:rPr>
                <w:noProof/>
                <w:webHidden/>
              </w:rPr>
              <w:tab/>
            </w:r>
            <w:r w:rsidR="008704F4">
              <w:rPr>
                <w:noProof/>
                <w:webHidden/>
              </w:rPr>
              <w:fldChar w:fldCharType="begin"/>
            </w:r>
            <w:r w:rsidR="008704F4">
              <w:rPr>
                <w:noProof/>
                <w:webHidden/>
              </w:rPr>
              <w:instrText xml:space="preserve"> PAGEREF _Toc490471950 \h </w:instrText>
            </w:r>
            <w:r w:rsidR="008704F4">
              <w:rPr>
                <w:noProof/>
                <w:webHidden/>
              </w:rPr>
            </w:r>
            <w:r w:rsidR="008704F4">
              <w:rPr>
                <w:noProof/>
                <w:webHidden/>
              </w:rPr>
              <w:fldChar w:fldCharType="separate"/>
            </w:r>
            <w:r w:rsidR="008704F4">
              <w:rPr>
                <w:noProof/>
                <w:webHidden/>
              </w:rPr>
              <w:t>31</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51" w:history="1">
            <w:r w:rsidR="008704F4" w:rsidRPr="006F2641">
              <w:rPr>
                <w:rStyle w:val="a4"/>
                <w:rFonts w:asciiTheme="minorEastAsia" w:hAnsiTheme="minorEastAsia"/>
                <w:noProof/>
              </w:rPr>
              <w:t>6.1.</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MFC界面设计</w:t>
            </w:r>
            <w:r w:rsidR="008704F4">
              <w:rPr>
                <w:noProof/>
                <w:webHidden/>
              </w:rPr>
              <w:tab/>
            </w:r>
            <w:r w:rsidR="008704F4">
              <w:rPr>
                <w:noProof/>
                <w:webHidden/>
              </w:rPr>
              <w:fldChar w:fldCharType="begin"/>
            </w:r>
            <w:r w:rsidR="008704F4">
              <w:rPr>
                <w:noProof/>
                <w:webHidden/>
              </w:rPr>
              <w:instrText xml:space="preserve"> PAGEREF _Toc490471951 \h </w:instrText>
            </w:r>
            <w:r w:rsidR="008704F4">
              <w:rPr>
                <w:noProof/>
                <w:webHidden/>
              </w:rPr>
            </w:r>
            <w:r w:rsidR="008704F4">
              <w:rPr>
                <w:noProof/>
                <w:webHidden/>
              </w:rPr>
              <w:fldChar w:fldCharType="separate"/>
            </w:r>
            <w:r w:rsidR="008704F4">
              <w:rPr>
                <w:noProof/>
                <w:webHidden/>
              </w:rPr>
              <w:t>31</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52" w:history="1">
            <w:r w:rsidR="008704F4" w:rsidRPr="006F2641">
              <w:rPr>
                <w:rStyle w:val="a4"/>
                <w:rFonts w:asciiTheme="minorEastAsia" w:hAnsiTheme="minorEastAsia"/>
                <w:noProof/>
              </w:rPr>
              <w:t>6.2.</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实验数据及结果</w:t>
            </w:r>
            <w:r w:rsidR="008704F4">
              <w:rPr>
                <w:noProof/>
                <w:webHidden/>
              </w:rPr>
              <w:tab/>
            </w:r>
            <w:r w:rsidR="008704F4">
              <w:rPr>
                <w:noProof/>
                <w:webHidden/>
              </w:rPr>
              <w:fldChar w:fldCharType="begin"/>
            </w:r>
            <w:r w:rsidR="008704F4">
              <w:rPr>
                <w:noProof/>
                <w:webHidden/>
              </w:rPr>
              <w:instrText xml:space="preserve"> PAGEREF _Toc490471952 \h </w:instrText>
            </w:r>
            <w:r w:rsidR="008704F4">
              <w:rPr>
                <w:noProof/>
                <w:webHidden/>
              </w:rPr>
            </w:r>
            <w:r w:rsidR="008704F4">
              <w:rPr>
                <w:noProof/>
                <w:webHidden/>
              </w:rPr>
              <w:fldChar w:fldCharType="separate"/>
            </w:r>
            <w:r w:rsidR="008704F4">
              <w:rPr>
                <w:noProof/>
                <w:webHidden/>
              </w:rPr>
              <w:t>32</w:t>
            </w:r>
            <w:r w:rsidR="008704F4">
              <w:rPr>
                <w:noProof/>
                <w:webHidden/>
              </w:rPr>
              <w:fldChar w:fldCharType="end"/>
            </w:r>
          </w:hyperlink>
        </w:p>
        <w:p w:rsidR="008704F4" w:rsidRDefault="007B3BB1">
          <w:pPr>
            <w:pStyle w:val="11"/>
            <w:tabs>
              <w:tab w:val="left" w:pos="630"/>
              <w:tab w:val="right" w:leader="dot" w:pos="8296"/>
            </w:tabs>
            <w:rPr>
              <w:rFonts w:asciiTheme="minorHAnsi" w:eastAsiaTheme="minorEastAsia" w:hAnsiTheme="minorHAnsi" w:cstheme="minorBidi"/>
              <w:noProof/>
              <w:sz w:val="21"/>
              <w:szCs w:val="22"/>
            </w:rPr>
          </w:pPr>
          <w:hyperlink w:anchor="_Toc490471953" w:history="1">
            <w:r w:rsidR="008704F4" w:rsidRPr="006F2641">
              <w:rPr>
                <w:rStyle w:val="a4"/>
                <w:rFonts w:asciiTheme="minorEastAsia" w:hAnsiTheme="minorEastAsia"/>
                <w:noProof/>
              </w:rPr>
              <w:t>7.</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Windows Hello</w:t>
            </w:r>
            <w:r w:rsidR="008704F4" w:rsidRPr="006F2641">
              <w:rPr>
                <w:rStyle w:val="a4"/>
                <w:rFonts w:asciiTheme="minorEastAsia" w:hAnsiTheme="minorEastAsia"/>
                <w:noProof/>
              </w:rPr>
              <w:t>应用</w:t>
            </w:r>
            <w:r w:rsidR="008704F4">
              <w:rPr>
                <w:noProof/>
                <w:webHidden/>
              </w:rPr>
              <w:tab/>
            </w:r>
            <w:r w:rsidR="008704F4">
              <w:rPr>
                <w:noProof/>
                <w:webHidden/>
              </w:rPr>
              <w:fldChar w:fldCharType="begin"/>
            </w:r>
            <w:r w:rsidR="008704F4">
              <w:rPr>
                <w:noProof/>
                <w:webHidden/>
              </w:rPr>
              <w:instrText xml:space="preserve"> PAGEREF _Toc490471953 \h </w:instrText>
            </w:r>
            <w:r w:rsidR="008704F4">
              <w:rPr>
                <w:noProof/>
                <w:webHidden/>
              </w:rPr>
            </w:r>
            <w:r w:rsidR="008704F4">
              <w:rPr>
                <w:noProof/>
                <w:webHidden/>
              </w:rPr>
              <w:fldChar w:fldCharType="separate"/>
            </w:r>
            <w:r w:rsidR="008704F4">
              <w:rPr>
                <w:noProof/>
                <w:webHidden/>
              </w:rPr>
              <w:t>33</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54" w:history="1">
            <w:r w:rsidR="008704F4" w:rsidRPr="006F2641">
              <w:rPr>
                <w:rStyle w:val="a4"/>
                <w:rFonts w:asciiTheme="minorEastAsia" w:hAnsiTheme="minorEastAsia"/>
                <w:noProof/>
              </w:rPr>
              <w:t>7.1.</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在Windows登陆界面运行自定义程序</w:t>
            </w:r>
            <w:r w:rsidR="008704F4">
              <w:rPr>
                <w:noProof/>
                <w:webHidden/>
              </w:rPr>
              <w:tab/>
            </w:r>
            <w:r w:rsidR="008704F4">
              <w:rPr>
                <w:noProof/>
                <w:webHidden/>
              </w:rPr>
              <w:fldChar w:fldCharType="begin"/>
            </w:r>
            <w:r w:rsidR="008704F4">
              <w:rPr>
                <w:noProof/>
                <w:webHidden/>
              </w:rPr>
              <w:instrText xml:space="preserve"> PAGEREF _Toc490471954 \h </w:instrText>
            </w:r>
            <w:r w:rsidR="008704F4">
              <w:rPr>
                <w:noProof/>
                <w:webHidden/>
              </w:rPr>
            </w:r>
            <w:r w:rsidR="008704F4">
              <w:rPr>
                <w:noProof/>
                <w:webHidden/>
              </w:rPr>
              <w:fldChar w:fldCharType="separate"/>
            </w:r>
            <w:r w:rsidR="008704F4">
              <w:rPr>
                <w:noProof/>
                <w:webHidden/>
              </w:rPr>
              <w:t>33</w:t>
            </w:r>
            <w:r w:rsidR="008704F4">
              <w:rPr>
                <w:noProof/>
                <w:webHidden/>
              </w:rPr>
              <w:fldChar w:fldCharType="end"/>
            </w:r>
          </w:hyperlink>
        </w:p>
        <w:p w:rsidR="008704F4" w:rsidRDefault="007B3BB1">
          <w:pPr>
            <w:pStyle w:val="21"/>
            <w:tabs>
              <w:tab w:val="left" w:pos="840"/>
              <w:tab w:val="right" w:leader="dot" w:pos="8296"/>
            </w:tabs>
            <w:ind w:right="210"/>
            <w:rPr>
              <w:rFonts w:asciiTheme="minorHAnsi" w:eastAsiaTheme="minorEastAsia" w:hAnsiTheme="minorHAnsi" w:cstheme="minorBidi"/>
              <w:noProof/>
              <w:sz w:val="21"/>
              <w:szCs w:val="22"/>
            </w:rPr>
          </w:pPr>
          <w:hyperlink w:anchor="_Toc490471955" w:history="1">
            <w:r w:rsidR="008704F4" w:rsidRPr="006F2641">
              <w:rPr>
                <w:rStyle w:val="a4"/>
                <w:rFonts w:asciiTheme="minorEastAsia" w:hAnsiTheme="minorEastAsia"/>
                <w:noProof/>
              </w:rPr>
              <w:t>7.2.</w:t>
            </w:r>
            <w:r w:rsidR="008704F4">
              <w:rPr>
                <w:rFonts w:asciiTheme="minorHAnsi" w:eastAsiaTheme="minorEastAsia" w:hAnsiTheme="minorHAnsi" w:cstheme="minorBidi"/>
                <w:noProof/>
                <w:sz w:val="21"/>
                <w:szCs w:val="22"/>
              </w:rPr>
              <w:tab/>
            </w:r>
            <w:r w:rsidR="008704F4" w:rsidRPr="006F2641">
              <w:rPr>
                <w:rStyle w:val="a4"/>
                <w:rFonts w:asciiTheme="minorEastAsia" w:hAnsiTheme="minorEastAsia"/>
                <w:noProof/>
              </w:rPr>
              <w:t>系统应用流程</w:t>
            </w:r>
            <w:r w:rsidR="008704F4">
              <w:rPr>
                <w:noProof/>
                <w:webHidden/>
              </w:rPr>
              <w:tab/>
            </w:r>
            <w:r w:rsidR="008704F4">
              <w:rPr>
                <w:noProof/>
                <w:webHidden/>
              </w:rPr>
              <w:fldChar w:fldCharType="begin"/>
            </w:r>
            <w:r w:rsidR="008704F4">
              <w:rPr>
                <w:noProof/>
                <w:webHidden/>
              </w:rPr>
              <w:instrText xml:space="preserve"> PAGEREF _Toc490471955 \h </w:instrText>
            </w:r>
            <w:r w:rsidR="008704F4">
              <w:rPr>
                <w:noProof/>
                <w:webHidden/>
              </w:rPr>
            </w:r>
            <w:r w:rsidR="008704F4">
              <w:rPr>
                <w:noProof/>
                <w:webHidden/>
              </w:rPr>
              <w:fldChar w:fldCharType="separate"/>
            </w:r>
            <w:r w:rsidR="008704F4">
              <w:rPr>
                <w:noProof/>
                <w:webHidden/>
              </w:rPr>
              <w:t>33</w:t>
            </w:r>
            <w:r w:rsidR="008704F4">
              <w:rPr>
                <w:noProof/>
                <w:webHidden/>
              </w:rPr>
              <w:fldChar w:fldCharType="end"/>
            </w:r>
          </w:hyperlink>
        </w:p>
        <w:p w:rsidR="008704F4" w:rsidRDefault="007B3BB1">
          <w:pPr>
            <w:pStyle w:val="11"/>
            <w:tabs>
              <w:tab w:val="right" w:leader="dot" w:pos="8296"/>
            </w:tabs>
            <w:rPr>
              <w:rFonts w:asciiTheme="minorHAnsi" w:eastAsiaTheme="minorEastAsia" w:hAnsiTheme="minorHAnsi" w:cstheme="minorBidi"/>
              <w:noProof/>
              <w:sz w:val="21"/>
              <w:szCs w:val="22"/>
            </w:rPr>
          </w:pPr>
          <w:hyperlink w:anchor="_Toc490471956" w:history="1">
            <w:r w:rsidR="008704F4" w:rsidRPr="006F2641">
              <w:rPr>
                <w:rStyle w:val="a4"/>
                <w:rFonts w:asciiTheme="minorEastAsia" w:hAnsiTheme="minorEastAsia"/>
                <w:noProof/>
              </w:rPr>
              <w:t>结语</w:t>
            </w:r>
            <w:r w:rsidR="008704F4">
              <w:rPr>
                <w:noProof/>
                <w:webHidden/>
              </w:rPr>
              <w:tab/>
            </w:r>
            <w:r w:rsidR="008704F4">
              <w:rPr>
                <w:noProof/>
                <w:webHidden/>
              </w:rPr>
              <w:fldChar w:fldCharType="begin"/>
            </w:r>
            <w:r w:rsidR="008704F4">
              <w:rPr>
                <w:noProof/>
                <w:webHidden/>
              </w:rPr>
              <w:instrText xml:space="preserve"> PAGEREF _Toc490471956 \h </w:instrText>
            </w:r>
            <w:r w:rsidR="008704F4">
              <w:rPr>
                <w:noProof/>
                <w:webHidden/>
              </w:rPr>
            </w:r>
            <w:r w:rsidR="008704F4">
              <w:rPr>
                <w:noProof/>
                <w:webHidden/>
              </w:rPr>
              <w:fldChar w:fldCharType="separate"/>
            </w:r>
            <w:r w:rsidR="008704F4">
              <w:rPr>
                <w:noProof/>
                <w:webHidden/>
              </w:rPr>
              <w:t>35</w:t>
            </w:r>
            <w:r w:rsidR="008704F4">
              <w:rPr>
                <w:noProof/>
                <w:webHidden/>
              </w:rPr>
              <w:fldChar w:fldCharType="end"/>
            </w:r>
          </w:hyperlink>
        </w:p>
        <w:p w:rsidR="008704F4" w:rsidRDefault="007B3BB1">
          <w:pPr>
            <w:pStyle w:val="11"/>
            <w:tabs>
              <w:tab w:val="right" w:leader="dot" w:pos="8296"/>
            </w:tabs>
            <w:rPr>
              <w:rFonts w:asciiTheme="minorHAnsi" w:eastAsiaTheme="minorEastAsia" w:hAnsiTheme="minorHAnsi" w:cstheme="minorBidi"/>
              <w:noProof/>
              <w:sz w:val="21"/>
              <w:szCs w:val="22"/>
            </w:rPr>
          </w:pPr>
          <w:hyperlink w:anchor="_Toc490471957" w:history="1">
            <w:r w:rsidR="008704F4" w:rsidRPr="006F2641">
              <w:rPr>
                <w:rStyle w:val="a4"/>
                <w:rFonts w:asciiTheme="minorEastAsia" w:hAnsiTheme="minorEastAsia"/>
                <w:noProof/>
              </w:rPr>
              <w:t>参考文献</w:t>
            </w:r>
            <w:r w:rsidR="008704F4">
              <w:rPr>
                <w:noProof/>
                <w:webHidden/>
              </w:rPr>
              <w:tab/>
            </w:r>
            <w:r w:rsidR="008704F4">
              <w:rPr>
                <w:noProof/>
                <w:webHidden/>
              </w:rPr>
              <w:fldChar w:fldCharType="begin"/>
            </w:r>
            <w:r w:rsidR="008704F4">
              <w:rPr>
                <w:noProof/>
                <w:webHidden/>
              </w:rPr>
              <w:instrText xml:space="preserve"> PAGEREF _Toc490471957 \h </w:instrText>
            </w:r>
            <w:r w:rsidR="008704F4">
              <w:rPr>
                <w:noProof/>
                <w:webHidden/>
              </w:rPr>
            </w:r>
            <w:r w:rsidR="008704F4">
              <w:rPr>
                <w:noProof/>
                <w:webHidden/>
              </w:rPr>
              <w:fldChar w:fldCharType="separate"/>
            </w:r>
            <w:r w:rsidR="008704F4">
              <w:rPr>
                <w:noProof/>
                <w:webHidden/>
              </w:rPr>
              <w:t>36</w:t>
            </w:r>
            <w:r w:rsidR="008704F4">
              <w:rPr>
                <w:noProof/>
                <w:webHidden/>
              </w:rPr>
              <w:fldChar w:fldCharType="end"/>
            </w:r>
          </w:hyperlink>
        </w:p>
        <w:p w:rsidR="0037555A" w:rsidRDefault="007B3BB1" w:rsidP="006359ED">
          <w:pPr>
            <w:pStyle w:val="11"/>
            <w:tabs>
              <w:tab w:val="right" w:leader="dot" w:pos="8296"/>
            </w:tabs>
          </w:pPr>
          <w:hyperlink w:anchor="_Toc490471958" w:history="1">
            <w:r w:rsidR="008704F4" w:rsidRPr="006F2641">
              <w:rPr>
                <w:rStyle w:val="a4"/>
                <w:rFonts w:asciiTheme="minorEastAsia" w:hAnsiTheme="minorEastAsia"/>
                <w:noProof/>
              </w:rPr>
              <w:t>致谢</w:t>
            </w:r>
            <w:r w:rsidR="008704F4">
              <w:rPr>
                <w:noProof/>
                <w:webHidden/>
              </w:rPr>
              <w:tab/>
            </w:r>
            <w:r w:rsidR="008704F4">
              <w:rPr>
                <w:noProof/>
                <w:webHidden/>
              </w:rPr>
              <w:fldChar w:fldCharType="begin"/>
            </w:r>
            <w:r w:rsidR="008704F4">
              <w:rPr>
                <w:noProof/>
                <w:webHidden/>
              </w:rPr>
              <w:instrText xml:space="preserve"> PAGEREF _Toc490471958 \h </w:instrText>
            </w:r>
            <w:r w:rsidR="008704F4">
              <w:rPr>
                <w:noProof/>
                <w:webHidden/>
              </w:rPr>
            </w:r>
            <w:r w:rsidR="008704F4">
              <w:rPr>
                <w:noProof/>
                <w:webHidden/>
              </w:rPr>
              <w:fldChar w:fldCharType="separate"/>
            </w:r>
            <w:r w:rsidR="008704F4">
              <w:rPr>
                <w:noProof/>
                <w:webHidden/>
              </w:rPr>
              <w:t>37</w:t>
            </w:r>
            <w:r w:rsidR="008704F4">
              <w:rPr>
                <w:noProof/>
                <w:webHidden/>
              </w:rPr>
              <w:fldChar w:fldCharType="end"/>
            </w:r>
          </w:hyperlink>
          <w:r w:rsidR="00C26017">
            <w:fldChar w:fldCharType="end"/>
          </w:r>
        </w:p>
      </w:sdtContent>
    </w:sdt>
    <w:p w:rsidR="005753FC"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30" w:name="_Toc490471927"/>
      <w:r w:rsidRPr="00152A6F">
        <w:rPr>
          <w:rFonts w:asciiTheme="minorEastAsia" w:eastAsiaTheme="minorEastAsia" w:hAnsiTheme="minorEastAsia" w:hint="eastAsia"/>
          <w:b/>
          <w:color w:val="000000"/>
          <w:sz w:val="32"/>
          <w:szCs w:val="32"/>
        </w:rPr>
        <w:lastRenderedPageBreak/>
        <w:t>引言</w:t>
      </w:r>
      <w:bookmarkEnd w:id="30"/>
    </w:p>
    <w:p w:rsidR="008024F8" w:rsidRDefault="007C22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1" w:name="_Toc490471928"/>
      <w:r>
        <w:rPr>
          <w:rFonts w:asciiTheme="minorEastAsia" w:eastAsiaTheme="minorEastAsia" w:hAnsiTheme="minorEastAsia" w:hint="eastAsia"/>
          <w:b/>
          <w:color w:val="000000"/>
          <w:sz w:val="28"/>
          <w:szCs w:val="28"/>
        </w:rPr>
        <w:t>声纹识别的</w:t>
      </w:r>
      <w:r w:rsidR="007835C1">
        <w:rPr>
          <w:rFonts w:asciiTheme="minorEastAsia" w:eastAsiaTheme="minorEastAsia" w:hAnsiTheme="minorEastAsia" w:hint="eastAsia"/>
          <w:b/>
          <w:color w:val="000000"/>
          <w:sz w:val="28"/>
          <w:szCs w:val="28"/>
        </w:rPr>
        <w:t>研究背景与意义</w:t>
      </w:r>
      <w:bookmarkEnd w:id="31"/>
    </w:p>
    <w:p w:rsidR="003D5E34" w:rsidRDefault="00D246E9" w:rsidP="003D5E34">
      <w:pPr>
        <w:spacing w:line="360" w:lineRule="auto"/>
        <w:ind w:firstLineChars="200" w:firstLine="480"/>
        <w:rPr>
          <w:sz w:val="24"/>
        </w:rPr>
      </w:pPr>
      <w:r>
        <w:rPr>
          <w:rFonts w:hint="eastAsia"/>
          <w:sz w:val="24"/>
        </w:rPr>
        <w:t>随着时代的发展，信息技术与网络通信的普及，人类逐步进入大数据的时代。人们生活方式的改变，生活节奏的逐渐加快，使得身份验证的数字化、快捷化</w:t>
      </w:r>
      <w:r w:rsidR="00931D74">
        <w:rPr>
          <w:rFonts w:hint="eastAsia"/>
          <w:sz w:val="24"/>
        </w:rPr>
        <w:t>显得越来越重要。传统的以密码为基础的身份验证技术存在很大的弊端，很难再满足现在身份认证中安全性和实效性的要求。然而随着信息科学的快速发展，近年来发展起来的生物认证技术正成为一种更加便捷、更加安全，更加隐形化的信息安全技术开始在身份识别邻域展露锋芒。</w:t>
      </w:r>
    </w:p>
    <w:p w:rsidR="003F547E" w:rsidRDefault="003F547E" w:rsidP="003D5E34">
      <w:pPr>
        <w:spacing w:line="360" w:lineRule="auto"/>
        <w:ind w:firstLineChars="200" w:firstLine="480"/>
        <w:rPr>
          <w:sz w:val="24"/>
        </w:rPr>
      </w:pPr>
      <w:r>
        <w:rPr>
          <w:rFonts w:hint="eastAsia"/>
          <w:sz w:val="24"/>
        </w:rPr>
        <w:t>声纹识别就是在这样一种情况下应运而生。语言是人类所具有的自然属性之一，是人类进行相互通信和交流的最方便快捷的一种手段，每个人说话都具有各自的生物特征，比如，发音器官的先天性生理差异，后天形成的个人发音习惯等行为差异，因此两个人语音是不可能完全相同的</w:t>
      </w:r>
      <w:r w:rsidR="00C94980">
        <w:rPr>
          <w:rFonts w:hint="eastAsia"/>
          <w:sz w:val="24"/>
        </w:rPr>
        <w:t>；同时，声纹识别对硬件设备的成本要求不高，对声音的采集只需要一台麦克风或者笔记本就可以完成，在对声音的处理阶段，包括采样、量化，特征提取，模式匹配等也只需要在电脑设备上即可完成。</w:t>
      </w:r>
      <w:r>
        <w:rPr>
          <w:rFonts w:hint="eastAsia"/>
          <w:sz w:val="24"/>
        </w:rPr>
        <w:t>所以通过分析说话人语音的方法来对说话人进行识别就成为了可能，这种方法就是声纹识别。</w:t>
      </w:r>
    </w:p>
    <w:p w:rsidR="00DC2FD5" w:rsidRDefault="00DC2FD5" w:rsidP="003D5E34">
      <w:pPr>
        <w:spacing w:line="360" w:lineRule="auto"/>
        <w:ind w:firstLineChars="200" w:firstLine="480"/>
        <w:rPr>
          <w:sz w:val="24"/>
        </w:rPr>
      </w:pPr>
      <w:r>
        <w:rPr>
          <w:rFonts w:hint="eastAsia"/>
          <w:sz w:val="24"/>
        </w:rPr>
        <w:t>声纹识别相比其他生物特征识别相比，例如指纹识别、人脸识别、虹膜识别等。使用声纹识别具有更加简便、准确、经济及可扩展性良好等各种优势，这些优势体现在：</w:t>
      </w:r>
    </w:p>
    <w:p w:rsidR="00917092" w:rsidRDefault="00DC2FD5" w:rsidP="00CA7568">
      <w:pPr>
        <w:pStyle w:val="a3"/>
        <w:numPr>
          <w:ilvl w:val="0"/>
          <w:numId w:val="2"/>
        </w:numPr>
        <w:spacing w:line="360" w:lineRule="auto"/>
        <w:ind w:firstLineChars="0"/>
        <w:rPr>
          <w:sz w:val="24"/>
        </w:rPr>
      </w:pPr>
      <w:r>
        <w:rPr>
          <w:rFonts w:hint="eastAsia"/>
          <w:sz w:val="24"/>
        </w:rPr>
        <w:t>声纹识别能够在用户不知不觉中就能够做完身份验证，</w:t>
      </w:r>
      <w:r w:rsidR="00917092">
        <w:rPr>
          <w:rFonts w:hint="eastAsia"/>
          <w:sz w:val="24"/>
        </w:rPr>
        <w:t>自然得获取说话人的语音，不会涉及到隐私问题，容易被使用者接受。</w:t>
      </w:r>
    </w:p>
    <w:p w:rsidR="00DC2FD5" w:rsidRDefault="00917092" w:rsidP="00CA7568">
      <w:pPr>
        <w:pStyle w:val="a3"/>
        <w:numPr>
          <w:ilvl w:val="0"/>
          <w:numId w:val="2"/>
        </w:numPr>
        <w:spacing w:line="360" w:lineRule="auto"/>
        <w:ind w:firstLineChars="0"/>
        <w:rPr>
          <w:sz w:val="24"/>
        </w:rPr>
      </w:pPr>
      <w:r>
        <w:rPr>
          <w:rFonts w:hint="eastAsia"/>
          <w:sz w:val="24"/>
        </w:rPr>
        <w:t>认证方式简单，只需要用户提供足够的语音信息即可，</w:t>
      </w:r>
      <w:r w:rsidR="001C2D38">
        <w:rPr>
          <w:rFonts w:hint="eastAsia"/>
          <w:sz w:val="24"/>
        </w:rPr>
        <w:t>不用像指纹或虹膜识别技术需要将人体器官贴近信息采集仪器。</w:t>
      </w:r>
    </w:p>
    <w:p w:rsidR="00BA54FF" w:rsidRDefault="00BA54FF" w:rsidP="00CA7568">
      <w:pPr>
        <w:pStyle w:val="a3"/>
        <w:numPr>
          <w:ilvl w:val="0"/>
          <w:numId w:val="2"/>
        </w:numPr>
        <w:spacing w:line="360" w:lineRule="auto"/>
        <w:ind w:firstLineChars="0"/>
        <w:rPr>
          <w:sz w:val="24"/>
        </w:rPr>
      </w:pPr>
      <w:r>
        <w:rPr>
          <w:rFonts w:hint="eastAsia"/>
          <w:sz w:val="24"/>
        </w:rPr>
        <w:t>实现成本非常低廉，相比于各种指纹或虹膜认证技术需要昂贵的扫描仪器设备，声纹识别只需要简单的语音输入设备就可以了。</w:t>
      </w:r>
    </w:p>
    <w:p w:rsidR="006A7BDC" w:rsidRDefault="00671E92" w:rsidP="00CA7568">
      <w:pPr>
        <w:pStyle w:val="a3"/>
        <w:numPr>
          <w:ilvl w:val="0"/>
          <w:numId w:val="2"/>
        </w:numPr>
        <w:spacing w:line="360" w:lineRule="auto"/>
        <w:ind w:firstLineChars="0"/>
        <w:rPr>
          <w:sz w:val="24"/>
        </w:rPr>
      </w:pPr>
      <w:r>
        <w:rPr>
          <w:rFonts w:hint="eastAsia"/>
          <w:sz w:val="24"/>
        </w:rPr>
        <w:t>在远距离的身份识别中。声纹识别更快捷，只需要通过电话或手机即可实现远距离身份确认。</w:t>
      </w:r>
    </w:p>
    <w:p w:rsidR="00CA7568" w:rsidRDefault="00CA7568" w:rsidP="00CA7568">
      <w:pPr>
        <w:spacing w:line="360" w:lineRule="auto"/>
        <w:ind w:left="480"/>
        <w:rPr>
          <w:sz w:val="24"/>
        </w:rPr>
      </w:pPr>
      <w:r>
        <w:rPr>
          <w:rFonts w:hint="eastAsia"/>
          <w:sz w:val="24"/>
        </w:rPr>
        <w:t>由于声纹识别具有以上优势，声纹识别的前景可以从以下几个领域概述：</w:t>
      </w:r>
    </w:p>
    <w:p w:rsidR="00CA7568" w:rsidRDefault="003B0868" w:rsidP="00CA7568">
      <w:pPr>
        <w:pStyle w:val="a3"/>
        <w:numPr>
          <w:ilvl w:val="0"/>
          <w:numId w:val="3"/>
        </w:numPr>
        <w:spacing w:line="360" w:lineRule="auto"/>
        <w:ind w:firstLineChars="0"/>
        <w:rPr>
          <w:sz w:val="24"/>
        </w:rPr>
      </w:pPr>
      <w:r>
        <w:rPr>
          <w:rFonts w:hint="eastAsia"/>
          <w:sz w:val="24"/>
        </w:rPr>
        <w:lastRenderedPageBreak/>
        <w:t>随着计算机的发展，如果将语音作为一种交互手段在某种情况下取代键盘和鼠标，人与机器之间的交流也会越来越自然、流畅。</w:t>
      </w:r>
    </w:p>
    <w:p w:rsidR="003B0868" w:rsidRDefault="00FE2D34" w:rsidP="00CA7568">
      <w:pPr>
        <w:pStyle w:val="a3"/>
        <w:numPr>
          <w:ilvl w:val="0"/>
          <w:numId w:val="3"/>
        </w:numPr>
        <w:spacing w:line="360" w:lineRule="auto"/>
        <w:ind w:firstLineChars="0"/>
        <w:rPr>
          <w:sz w:val="24"/>
        </w:rPr>
      </w:pPr>
      <w:r>
        <w:rPr>
          <w:rFonts w:hint="eastAsia"/>
          <w:sz w:val="24"/>
        </w:rPr>
        <w:t>网络购物已经深入人们的日常生活，网上付款时人们很大程度上依赖于密码或二维码，但是随着各种不同场合的频繁使用，网络安全的隐患越来越明显，如果将声纹识别的概念应用到网络安全中，每次验证系统会随机提供提示文本，能够更有效防止复制和剽窃。</w:t>
      </w:r>
    </w:p>
    <w:p w:rsidR="00E6124D" w:rsidRPr="00CA7568" w:rsidRDefault="00E6124D" w:rsidP="00CA7568">
      <w:pPr>
        <w:pStyle w:val="a3"/>
        <w:numPr>
          <w:ilvl w:val="0"/>
          <w:numId w:val="3"/>
        </w:numPr>
        <w:spacing w:line="360" w:lineRule="auto"/>
        <w:ind w:firstLineChars="0"/>
        <w:rPr>
          <w:sz w:val="24"/>
        </w:rPr>
      </w:pPr>
      <w:r>
        <w:rPr>
          <w:rFonts w:hint="eastAsia"/>
          <w:sz w:val="24"/>
        </w:rPr>
        <w:t>在交通方面，人们在驾驶汽车和飞机时，如果能够使用语音进行系统的控制，取代繁琐的操作，可降低驾驶员劳动强度，减轻驾驶疲劳，对驾驶员的培训系统也会更加简单。</w:t>
      </w:r>
    </w:p>
    <w:p w:rsidR="007C22C1" w:rsidRDefault="007835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2" w:name="_Toc490471929"/>
      <w:r>
        <w:rPr>
          <w:rFonts w:asciiTheme="minorEastAsia" w:eastAsiaTheme="minorEastAsia" w:hAnsiTheme="minorEastAsia" w:hint="eastAsia"/>
          <w:b/>
          <w:color w:val="000000"/>
          <w:sz w:val="28"/>
          <w:szCs w:val="28"/>
        </w:rPr>
        <w:t>声纹识别的发展历史与现状</w:t>
      </w:r>
      <w:bookmarkEnd w:id="32"/>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30</w:t>
      </w:r>
      <w:r w:rsidRPr="00611548">
        <w:rPr>
          <w:rFonts w:hint="eastAsia"/>
          <w:sz w:val="24"/>
        </w:rPr>
        <w:t>年代，伴随着信息技术和计算机技术的发展，通过仪器可以实现说话人信息的识别。“声纹”的概念最早由</w:t>
      </w:r>
      <w:r w:rsidRPr="00611548">
        <w:rPr>
          <w:rFonts w:hint="eastAsia"/>
          <w:sz w:val="24"/>
        </w:rPr>
        <w:t>Bell</w:t>
      </w:r>
      <w:r w:rsidRPr="00611548">
        <w:rPr>
          <w:rFonts w:hint="eastAsia"/>
          <w:sz w:val="24"/>
        </w:rPr>
        <w:t>实验室的</w:t>
      </w:r>
      <w:r w:rsidRPr="00611548">
        <w:rPr>
          <w:rFonts w:hint="eastAsia"/>
          <w:sz w:val="24"/>
        </w:rPr>
        <w:t>L.G.Kesta</w:t>
      </w:r>
      <w:r w:rsidRPr="00611548">
        <w:rPr>
          <w:rFonts w:hint="eastAsia"/>
          <w:sz w:val="24"/>
        </w:rPr>
        <w:t>在观察语谱时提出的。人们的研究中心从听音识别和人耳的听辨实验转移到提取有利的声纹特征上来。</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40</w:t>
      </w:r>
      <w:r w:rsidRPr="00611548">
        <w:rPr>
          <w:rFonts w:hint="eastAsia"/>
          <w:sz w:val="24"/>
        </w:rPr>
        <w:t>年代至</w:t>
      </w:r>
      <w:r w:rsidRPr="00611548">
        <w:rPr>
          <w:rFonts w:hint="eastAsia"/>
          <w:sz w:val="24"/>
        </w:rPr>
        <w:t>70</w:t>
      </w:r>
      <w:r w:rsidRPr="00611548">
        <w:rPr>
          <w:rFonts w:hint="eastAsia"/>
          <w:sz w:val="24"/>
        </w:rPr>
        <w:t>年代是声纹识别技术的创新阶段，</w:t>
      </w:r>
      <w:r w:rsidRPr="00611548">
        <w:rPr>
          <w:rFonts w:hint="eastAsia"/>
          <w:sz w:val="24"/>
        </w:rPr>
        <w:t>Bell</w:t>
      </w:r>
      <w:r w:rsidRPr="00611548">
        <w:rPr>
          <w:rFonts w:hint="eastAsia"/>
          <w:sz w:val="24"/>
        </w:rPr>
        <w:t>实验室的</w:t>
      </w:r>
      <w:r w:rsidRPr="00611548">
        <w:rPr>
          <w:rFonts w:hint="eastAsia"/>
          <w:sz w:val="24"/>
        </w:rPr>
        <w:t>S.Pruzansky</w:t>
      </w:r>
      <w:r w:rsidRPr="00611548">
        <w:rPr>
          <w:rFonts w:hint="eastAsia"/>
          <w:sz w:val="24"/>
        </w:rPr>
        <w:t>提出了基于模式匹配和概率统计方差分析的说话人识别方法，实现了人耳听辨到自动识别技术的越变，各国的专家学者开始研究提出了倒谱技术和线性预测分析技术。</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70</w:t>
      </w:r>
      <w:r w:rsidRPr="00611548">
        <w:rPr>
          <w:rFonts w:hint="eastAsia"/>
          <w:sz w:val="24"/>
        </w:rPr>
        <w:t>年代至</w:t>
      </w:r>
      <w:r w:rsidRPr="00611548">
        <w:rPr>
          <w:rFonts w:hint="eastAsia"/>
          <w:sz w:val="24"/>
        </w:rPr>
        <w:t>80</w:t>
      </w:r>
      <w:r w:rsidRPr="00611548">
        <w:rPr>
          <w:rFonts w:hint="eastAsia"/>
          <w:sz w:val="24"/>
        </w:rPr>
        <w:t>年代，声纹识别技术的研究重点在于对声音中个性特征参数的非线性或线性处理技术以及寻找新的更有效的模型匹配方法。比如动态时间规划、神经网络、支持向量机、隐马尔可夫模型等方法。</w:t>
      </w:r>
    </w:p>
    <w:p w:rsid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90</w:t>
      </w:r>
      <w:r w:rsidRPr="00611548">
        <w:rPr>
          <w:rFonts w:hint="eastAsia"/>
          <w:sz w:val="24"/>
        </w:rPr>
        <w:t>年代至今，各种模式匹配方法逐步成型，高斯混合模型技术作为声纹识别系统较为前沿的方法，收到越来越多的关注，已经成为专家研究的热点。而声纹识别技术也逐渐开始走向人们的视线。</w:t>
      </w:r>
    </w:p>
    <w:p w:rsidR="00E31DF7" w:rsidRPr="00611548" w:rsidRDefault="00E31DF7" w:rsidP="00611548">
      <w:pPr>
        <w:spacing w:line="360" w:lineRule="auto"/>
        <w:ind w:firstLineChars="200" w:firstLine="480"/>
        <w:rPr>
          <w:sz w:val="24"/>
        </w:rPr>
      </w:pPr>
      <w:r>
        <w:rPr>
          <w:rFonts w:hint="eastAsia"/>
          <w:sz w:val="24"/>
        </w:rPr>
        <w:t>国内研究声纹识别起步较晚，目前取得较好研究成果的机构中有中科院声学所、中科院自动化所、清华大学、北京大学、中国科学技术大学、上海交通大学等。</w:t>
      </w:r>
      <w:r w:rsidR="007F2761">
        <w:rPr>
          <w:rFonts w:hint="eastAsia"/>
          <w:sz w:val="24"/>
        </w:rPr>
        <w:t>近年来实验室环境下的声纹识别技术已发展成熟。在实际环境下的声纹识别技术收到越来越多的研究者关注，尤其是在噪声环境下的声纹识别。</w:t>
      </w:r>
      <w:r w:rsidR="006C7B4E">
        <w:rPr>
          <w:rFonts w:hint="eastAsia"/>
          <w:sz w:val="24"/>
        </w:rPr>
        <w:t>所以，抗噪是声纹识别的关键技术问题之一。</w:t>
      </w:r>
    </w:p>
    <w:p w:rsidR="00611548" w:rsidRPr="00611548" w:rsidRDefault="00611548" w:rsidP="00611548">
      <w:pPr>
        <w:spacing w:line="360" w:lineRule="auto"/>
        <w:ind w:firstLineChars="200" w:firstLine="480"/>
        <w:rPr>
          <w:sz w:val="24"/>
        </w:rPr>
      </w:pPr>
      <w:r w:rsidRPr="00611548">
        <w:rPr>
          <w:rFonts w:hint="eastAsia"/>
          <w:sz w:val="24"/>
        </w:rPr>
        <w:lastRenderedPageBreak/>
        <w:t>在相关知识库搜索声纹识别时，早期人们都是使用隐马尔可夫模型来完成模式匹配的工作，而今年来使用高斯混合模型来实现声纹识别的人越来越多，所以，本课题采用</w:t>
      </w:r>
      <w:r w:rsidRPr="00611548">
        <w:rPr>
          <w:rFonts w:hint="eastAsia"/>
          <w:sz w:val="24"/>
        </w:rPr>
        <w:t>MFCC+</w:t>
      </w:r>
      <w:r w:rsidRPr="00611548">
        <w:rPr>
          <w:sz w:val="24"/>
        </w:rPr>
        <w:t>GMM</w:t>
      </w:r>
      <w:r w:rsidRPr="00611548">
        <w:rPr>
          <w:rFonts w:hint="eastAsia"/>
          <w:sz w:val="24"/>
        </w:rPr>
        <w:t>（</w:t>
      </w:r>
      <w:r w:rsidRPr="00611548">
        <w:rPr>
          <w:rFonts w:hint="eastAsia"/>
          <w:sz w:val="24"/>
        </w:rPr>
        <w:t>Mel</w:t>
      </w:r>
      <w:r w:rsidRPr="00611548">
        <w:rPr>
          <w:rFonts w:hint="eastAsia"/>
          <w:sz w:val="24"/>
        </w:rPr>
        <w:t>倒谱系数</w:t>
      </w:r>
      <w:r w:rsidRPr="00611548">
        <w:rPr>
          <w:rFonts w:hint="eastAsia"/>
          <w:sz w:val="24"/>
        </w:rPr>
        <w:t>+</w:t>
      </w:r>
      <w:r w:rsidRPr="00611548">
        <w:rPr>
          <w:rFonts w:hint="eastAsia"/>
          <w:sz w:val="24"/>
        </w:rPr>
        <w:t>高斯混合模型）的方式来完成。</w:t>
      </w:r>
    </w:p>
    <w:p w:rsidR="00983767" w:rsidRDefault="00983767"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3" w:name="_Toc490471930"/>
      <w:r>
        <w:rPr>
          <w:rFonts w:asciiTheme="minorEastAsia" w:eastAsiaTheme="minorEastAsia" w:hAnsiTheme="minorEastAsia" w:hint="eastAsia"/>
          <w:b/>
          <w:color w:val="000000"/>
          <w:sz w:val="28"/>
          <w:szCs w:val="28"/>
        </w:rPr>
        <w:t>声纹识别概述</w:t>
      </w:r>
      <w:bookmarkEnd w:id="33"/>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4" w:name="_Toc490471931"/>
      <w:r w:rsidRPr="00C272F7">
        <w:rPr>
          <w:rFonts w:asciiTheme="minorEastAsia" w:eastAsiaTheme="minorEastAsia" w:hAnsiTheme="minorEastAsia" w:hint="eastAsia"/>
          <w:b/>
          <w:color w:val="000000"/>
          <w:sz w:val="24"/>
        </w:rPr>
        <w:t>声纹识别的基本原理和系统结构</w:t>
      </w:r>
      <w:bookmarkEnd w:id="34"/>
    </w:p>
    <w:p w:rsidR="006930BA" w:rsidRDefault="00AB4703" w:rsidP="00AB4703">
      <w:pPr>
        <w:spacing w:line="360" w:lineRule="auto"/>
        <w:ind w:firstLineChars="200" w:firstLine="480"/>
        <w:rPr>
          <w:sz w:val="24"/>
        </w:rPr>
      </w:pPr>
      <w:r w:rsidRPr="00AB4703">
        <w:rPr>
          <w:rFonts w:hint="eastAsia"/>
          <w:sz w:val="24"/>
        </w:rPr>
        <w:t>声纹识别</w:t>
      </w:r>
      <w:r w:rsidR="006F2857">
        <w:rPr>
          <w:rFonts w:hint="eastAsia"/>
          <w:sz w:val="24"/>
        </w:rPr>
        <w:t>又称为</w:t>
      </w:r>
      <w:r w:rsidR="0015375F">
        <w:rPr>
          <w:rFonts w:hint="eastAsia"/>
          <w:sz w:val="24"/>
        </w:rPr>
        <w:t>说话人识别，从目的和判决方式来分类，可以分为两类：说话人确认和说话人辨认。说话人确认</w:t>
      </w:r>
      <w:r w:rsidR="00187C09">
        <w:rPr>
          <w:rFonts w:hint="eastAsia"/>
          <w:sz w:val="24"/>
        </w:rPr>
        <w:t>用来确定这段话是不是某一个特定的人说的，属于“一对一”问题。说话人辨认用来判断这段话是众多人中其中哪一个人说的，属于“多选一”问题。</w:t>
      </w:r>
      <w:r w:rsidR="00C01D14">
        <w:rPr>
          <w:rFonts w:hint="eastAsia"/>
          <w:sz w:val="24"/>
        </w:rPr>
        <w:t>根据实际情况，不同的工作和任务会采用不同的声纹识别技术。</w:t>
      </w:r>
      <w:r w:rsidR="00123EAF">
        <w:rPr>
          <w:rFonts w:hint="eastAsia"/>
          <w:sz w:val="24"/>
        </w:rPr>
        <w:t>例如网络交易时，需要采用确认（一对一）的技术；刑侦侦察过程中，为了缩小范围，需要采用辨认（一对多）的技术。</w:t>
      </w:r>
    </w:p>
    <w:p w:rsidR="00AC51E6" w:rsidRDefault="00271B10" w:rsidP="00AB4703">
      <w:pPr>
        <w:spacing w:line="360" w:lineRule="auto"/>
        <w:ind w:firstLineChars="200" w:firstLine="420"/>
        <w:rPr>
          <w:sz w:val="24"/>
        </w:rPr>
      </w:pPr>
      <w:r>
        <w:rPr>
          <w:noProof/>
        </w:rPr>
        <mc:AlternateContent>
          <mc:Choice Requires="wps">
            <w:drawing>
              <wp:anchor distT="0" distB="0" distL="114300" distR="114300" simplePos="0" relativeHeight="251663360" behindDoc="0" locked="0" layoutInCell="1" allowOverlap="1" wp14:anchorId="271EB120" wp14:editId="5F7DD983">
                <wp:simplePos x="0" y="0"/>
                <wp:positionH relativeFrom="column">
                  <wp:posOffset>-590550</wp:posOffset>
                </wp:positionH>
                <wp:positionV relativeFrom="paragraph">
                  <wp:posOffset>4212590</wp:posOffset>
                </wp:positionV>
                <wp:extent cx="6461125" cy="63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6461125" cy="635"/>
                        </a:xfrm>
                        <a:prstGeom prst="rect">
                          <a:avLst/>
                        </a:prstGeom>
                        <a:solidFill>
                          <a:prstClr val="white"/>
                        </a:solidFill>
                        <a:ln>
                          <a:noFill/>
                        </a:ln>
                      </wps:spPr>
                      <wps:txbx>
                        <w:txbxContent>
                          <w:p w:rsidR="00F26339" w:rsidRPr="00271B10" w:rsidRDefault="00F26339" w:rsidP="00271B10">
                            <w:pPr>
                              <w:pStyle w:val="ab"/>
                              <w:jc w:val="center"/>
                              <w:rPr>
                                <w:rFonts w:asciiTheme="minorEastAsia" w:eastAsiaTheme="minorEastAsia" w:hAnsiTheme="minorEastAsia" w:cs="Times New Roman"/>
                                <w:noProof/>
                                <w:sz w:val="21"/>
                                <w:szCs w:val="21"/>
                              </w:rPr>
                            </w:pPr>
                            <w:r w:rsidRPr="00271B10">
                              <w:rPr>
                                <w:rFonts w:asciiTheme="minorEastAsia" w:eastAsiaTheme="minorEastAsia" w:hAnsiTheme="minorEastAsia" w:hint="eastAsia"/>
                                <w:sz w:val="21"/>
                                <w:szCs w:val="21"/>
                              </w:rPr>
                              <w:t xml:space="preserve">图片 </w:t>
                            </w:r>
                            <w:r w:rsidRPr="00271B10">
                              <w:rPr>
                                <w:rFonts w:asciiTheme="minorEastAsia" w:eastAsiaTheme="minorEastAsia" w:hAnsiTheme="minorEastAsia"/>
                                <w:sz w:val="21"/>
                                <w:szCs w:val="21"/>
                              </w:rPr>
                              <w:fldChar w:fldCharType="begin"/>
                            </w:r>
                            <w:r w:rsidRPr="00271B10">
                              <w:rPr>
                                <w:rFonts w:asciiTheme="minorEastAsia" w:eastAsiaTheme="minorEastAsia" w:hAnsiTheme="minorEastAsia"/>
                                <w:sz w:val="21"/>
                                <w:szCs w:val="21"/>
                              </w:rPr>
                              <w:instrText xml:space="preserve"> </w:instrText>
                            </w:r>
                            <w:r w:rsidRPr="00271B10">
                              <w:rPr>
                                <w:rFonts w:asciiTheme="minorEastAsia" w:eastAsiaTheme="minorEastAsia" w:hAnsiTheme="minorEastAsia" w:hint="eastAsia"/>
                                <w:sz w:val="21"/>
                                <w:szCs w:val="21"/>
                              </w:rPr>
                              <w:instrText>SEQ 图片 \* ARABIC</w:instrText>
                            </w:r>
                            <w:r w:rsidRPr="00271B10">
                              <w:rPr>
                                <w:rFonts w:asciiTheme="minorEastAsia" w:eastAsiaTheme="minorEastAsia" w:hAnsiTheme="minorEastAsia"/>
                                <w:sz w:val="21"/>
                                <w:szCs w:val="21"/>
                              </w:rPr>
                              <w:instrText xml:space="preserve"> </w:instrText>
                            </w:r>
                            <w:r w:rsidRPr="00271B10">
                              <w:rPr>
                                <w:rFonts w:asciiTheme="minorEastAsia" w:eastAsiaTheme="minorEastAsia" w:hAnsiTheme="minorEastAsia"/>
                                <w:sz w:val="21"/>
                                <w:szCs w:val="21"/>
                              </w:rPr>
                              <w:fldChar w:fldCharType="separate"/>
                            </w:r>
                            <w:r>
                              <w:rPr>
                                <w:rFonts w:asciiTheme="minorEastAsia" w:eastAsiaTheme="minorEastAsia" w:hAnsiTheme="minorEastAsia"/>
                                <w:noProof/>
                                <w:sz w:val="21"/>
                                <w:szCs w:val="21"/>
                              </w:rPr>
                              <w:t>1</w:t>
                            </w:r>
                            <w:r w:rsidRPr="00271B10">
                              <w:rPr>
                                <w:rFonts w:asciiTheme="minorEastAsia" w:eastAsiaTheme="minorEastAsia" w:hAnsiTheme="minorEastAsia"/>
                                <w:sz w:val="21"/>
                                <w:szCs w:val="21"/>
                              </w:rPr>
                              <w:fldChar w:fldCharType="end"/>
                            </w:r>
                            <w:r>
                              <w:rPr>
                                <w:rFonts w:asciiTheme="minorEastAsia" w:eastAsiaTheme="minorEastAsia" w:hAnsiTheme="minorEastAsia"/>
                                <w:sz w:val="21"/>
                                <w:szCs w:val="21"/>
                              </w:rPr>
                              <w:t xml:space="preserve"> 声纹</w:t>
                            </w:r>
                            <w:r>
                              <w:rPr>
                                <w:rFonts w:asciiTheme="minorEastAsia" w:eastAsiaTheme="minorEastAsia" w:hAnsiTheme="minorEastAsia" w:hint="eastAsia"/>
                                <w:sz w:val="21"/>
                                <w:szCs w:val="21"/>
                              </w:rPr>
                              <w:t>识别流程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1EB120" id="_x0000_t202" coordsize="21600,21600" o:spt="202" path="m,l,21600r21600,l21600,xe">
                <v:stroke joinstyle="miter"/>
                <v:path gradientshapeok="t" o:connecttype="rect"/>
              </v:shapetype>
              <v:shape id="文本框 4" o:spid="_x0000_s1026" type="#_x0000_t202" style="position:absolute;left:0;text-align:left;margin-left:-46.5pt;margin-top:331.7pt;width:508.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" stroked="f">
                <v:textbox style="mso-fit-shape-to-text:t" inset="0,0,0,0">
                  <w:txbxContent>
                    <w:p w:rsidR="00F26339" w:rsidRPr="00271B10" w:rsidRDefault="00F26339" w:rsidP="00271B10">
                      <w:pPr>
                        <w:pStyle w:val="ab"/>
                        <w:jc w:val="center"/>
                        <w:rPr>
                          <w:rFonts w:asciiTheme="minorEastAsia" w:eastAsiaTheme="minorEastAsia" w:hAnsiTheme="minorEastAsia" w:cs="Times New Roman"/>
                          <w:noProof/>
                          <w:sz w:val="21"/>
                          <w:szCs w:val="21"/>
                        </w:rPr>
                      </w:pPr>
                      <w:r w:rsidRPr="00271B10">
                        <w:rPr>
                          <w:rFonts w:asciiTheme="minorEastAsia" w:eastAsiaTheme="minorEastAsia" w:hAnsiTheme="minorEastAsia" w:hint="eastAsia"/>
                          <w:sz w:val="21"/>
                          <w:szCs w:val="21"/>
                        </w:rPr>
                        <w:t xml:space="preserve">图片 </w:t>
                      </w:r>
                      <w:r w:rsidRPr="00271B10">
                        <w:rPr>
                          <w:rFonts w:asciiTheme="minorEastAsia" w:eastAsiaTheme="minorEastAsia" w:hAnsiTheme="minorEastAsia"/>
                          <w:sz w:val="21"/>
                          <w:szCs w:val="21"/>
                        </w:rPr>
                        <w:fldChar w:fldCharType="begin"/>
                      </w:r>
                      <w:r w:rsidRPr="00271B10">
                        <w:rPr>
                          <w:rFonts w:asciiTheme="minorEastAsia" w:eastAsiaTheme="minorEastAsia" w:hAnsiTheme="minorEastAsia"/>
                          <w:sz w:val="21"/>
                          <w:szCs w:val="21"/>
                        </w:rPr>
                        <w:instrText xml:space="preserve"> </w:instrText>
                      </w:r>
                      <w:r w:rsidRPr="00271B10">
                        <w:rPr>
                          <w:rFonts w:asciiTheme="minorEastAsia" w:eastAsiaTheme="minorEastAsia" w:hAnsiTheme="minorEastAsia" w:hint="eastAsia"/>
                          <w:sz w:val="21"/>
                          <w:szCs w:val="21"/>
                        </w:rPr>
                        <w:instrText>SEQ 图片 \* ARABIC</w:instrText>
                      </w:r>
                      <w:r w:rsidRPr="00271B10">
                        <w:rPr>
                          <w:rFonts w:asciiTheme="minorEastAsia" w:eastAsiaTheme="minorEastAsia" w:hAnsiTheme="minorEastAsia"/>
                          <w:sz w:val="21"/>
                          <w:szCs w:val="21"/>
                        </w:rPr>
                        <w:instrText xml:space="preserve"> </w:instrText>
                      </w:r>
                      <w:r w:rsidRPr="00271B10">
                        <w:rPr>
                          <w:rFonts w:asciiTheme="minorEastAsia" w:eastAsiaTheme="minorEastAsia" w:hAnsiTheme="minorEastAsia"/>
                          <w:sz w:val="21"/>
                          <w:szCs w:val="21"/>
                        </w:rPr>
                        <w:fldChar w:fldCharType="separate"/>
                      </w:r>
                      <w:r>
                        <w:rPr>
                          <w:rFonts w:asciiTheme="minorEastAsia" w:eastAsiaTheme="minorEastAsia" w:hAnsiTheme="minorEastAsia"/>
                          <w:noProof/>
                          <w:sz w:val="21"/>
                          <w:szCs w:val="21"/>
                        </w:rPr>
                        <w:t>1</w:t>
                      </w:r>
                      <w:r w:rsidRPr="00271B10">
                        <w:rPr>
                          <w:rFonts w:asciiTheme="minorEastAsia" w:eastAsiaTheme="minorEastAsia" w:hAnsiTheme="minorEastAsia"/>
                          <w:sz w:val="21"/>
                          <w:szCs w:val="21"/>
                        </w:rPr>
                        <w:fldChar w:fldCharType="end"/>
                      </w:r>
                      <w:r>
                        <w:rPr>
                          <w:rFonts w:asciiTheme="minorEastAsia" w:eastAsiaTheme="minorEastAsia" w:hAnsiTheme="minorEastAsia"/>
                          <w:sz w:val="21"/>
                          <w:szCs w:val="21"/>
                        </w:rPr>
                        <w:t xml:space="preserve"> 声纹</w:t>
                      </w:r>
                      <w:r>
                        <w:rPr>
                          <w:rFonts w:asciiTheme="minorEastAsia" w:eastAsiaTheme="minorEastAsia" w:hAnsiTheme="minorEastAsia" w:hint="eastAsia"/>
                          <w:sz w:val="21"/>
                          <w:szCs w:val="21"/>
                        </w:rPr>
                        <w:t>识别流程</w:t>
                      </w:r>
                    </w:p>
                  </w:txbxContent>
                </v:textbox>
                <w10:wrap type="square"/>
              </v:shape>
            </w:pict>
          </mc:Fallback>
        </mc:AlternateContent>
      </w:r>
      <w:r w:rsidR="00402F62">
        <w:rPr>
          <w:rFonts w:hint="eastAsia"/>
          <w:noProof/>
          <w:sz w:val="24"/>
        </w:rPr>
        <w:drawing>
          <wp:anchor distT="0" distB="0" distL="114300" distR="114300" simplePos="0" relativeHeight="251661312" behindDoc="0" locked="0" layoutInCell="1" allowOverlap="1">
            <wp:simplePos x="0" y="0"/>
            <wp:positionH relativeFrom="column">
              <wp:posOffset>-590550</wp:posOffset>
            </wp:positionH>
            <wp:positionV relativeFrom="paragraph">
              <wp:posOffset>2193290</wp:posOffset>
            </wp:positionV>
            <wp:extent cx="6461125" cy="19621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截图20170812104050.png"/>
                    <pic:cNvPicPr/>
                  </pic:nvPicPr>
                  <pic:blipFill>
                    <a:blip r:embed="rId10">
                      <a:extLst>
                        <a:ext uri="{28A0092B-C50C-407E-A947-70E740481C1C}">
                          <a14:useLocalDpi xmlns:a14="http://schemas.microsoft.com/office/drawing/2010/main" val="0"/>
                        </a:ext>
                      </a:extLst>
                    </a:blip>
                    <a:stretch>
                      <a:fillRect/>
                    </a:stretch>
                  </pic:blipFill>
                  <pic:spPr>
                    <a:xfrm>
                      <a:off x="0" y="0"/>
                      <a:ext cx="6461125" cy="1962150"/>
                    </a:xfrm>
                    <a:prstGeom prst="rect">
                      <a:avLst/>
                    </a:prstGeom>
                  </pic:spPr>
                </pic:pic>
              </a:graphicData>
            </a:graphic>
            <wp14:sizeRelH relativeFrom="page">
              <wp14:pctWidth>0</wp14:pctWidth>
            </wp14:sizeRelH>
            <wp14:sizeRelV relativeFrom="page">
              <wp14:pctHeight>0</wp14:pctHeight>
            </wp14:sizeRelV>
          </wp:anchor>
        </w:drawing>
      </w:r>
      <w:r w:rsidR="006F2857">
        <w:rPr>
          <w:rFonts w:hint="eastAsia"/>
          <w:sz w:val="24"/>
        </w:rPr>
        <w:t>声纹识别作为语音识别中的一部分，双方存在很大的差异：语音识别通常关注的是说话的人说了些什么，而不关注说话人的声道变化和说话习惯，更不关注说话的人是谁；声纹识别关注的是说话人是谁，而忽略说话人说的是什么话，更注重说话人的说话习惯和声道变化等个性特征。</w:t>
      </w:r>
      <w:r w:rsidR="00AC51E6">
        <w:rPr>
          <w:rFonts w:hint="eastAsia"/>
          <w:sz w:val="24"/>
        </w:rPr>
        <w:t>声纹识别的基本原理是利用说话人的语音为每一个说话人建立一个能够描述此说话人特征的模型，作为此说话人语音信号特征参数的标准模板，然后和采样过来的语音信号进行对比，以达到判断说话人身份的目的。</w:t>
      </w:r>
      <w:r>
        <w:rPr>
          <w:rFonts w:hint="eastAsia"/>
          <w:sz w:val="24"/>
        </w:rPr>
        <w:t>（如图片</w:t>
      </w:r>
      <w:r>
        <w:rPr>
          <w:rFonts w:hint="eastAsia"/>
          <w:sz w:val="24"/>
        </w:rPr>
        <w:t>1</w:t>
      </w:r>
      <w:r>
        <w:rPr>
          <w:rFonts w:hint="eastAsia"/>
          <w:sz w:val="24"/>
        </w:rPr>
        <w:t>）</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5" w:name="_Toc490471932"/>
      <w:r w:rsidRPr="00C272F7">
        <w:rPr>
          <w:rFonts w:asciiTheme="minorEastAsia" w:eastAsiaTheme="minorEastAsia" w:hAnsiTheme="minorEastAsia" w:hint="eastAsia"/>
          <w:b/>
          <w:color w:val="000000"/>
          <w:sz w:val="24"/>
        </w:rPr>
        <w:t>声纹识别常用的特诊参数</w:t>
      </w:r>
      <w:bookmarkEnd w:id="35"/>
    </w:p>
    <w:p w:rsidR="0062365A" w:rsidRDefault="00DF5BE0" w:rsidP="005F200A">
      <w:pPr>
        <w:spacing w:line="360" w:lineRule="auto"/>
        <w:ind w:firstLineChars="200" w:firstLine="480"/>
        <w:rPr>
          <w:sz w:val="24"/>
        </w:rPr>
      </w:pPr>
      <w:r w:rsidRPr="005F200A">
        <w:rPr>
          <w:rFonts w:hint="eastAsia"/>
          <w:sz w:val="24"/>
        </w:rPr>
        <w:t>在说话人识别系统中，原始</w:t>
      </w:r>
      <w:r w:rsidR="00EA0A05" w:rsidRPr="005F200A">
        <w:rPr>
          <w:rFonts w:hint="eastAsia"/>
          <w:sz w:val="24"/>
        </w:rPr>
        <w:t>语音</w:t>
      </w:r>
      <w:r w:rsidRPr="005F200A">
        <w:rPr>
          <w:rFonts w:hint="eastAsia"/>
          <w:sz w:val="24"/>
        </w:rPr>
        <w:t>信号</w:t>
      </w:r>
      <w:r w:rsidR="00EA0A05" w:rsidRPr="005F200A">
        <w:rPr>
          <w:rFonts w:hint="eastAsia"/>
          <w:sz w:val="24"/>
        </w:rPr>
        <w:t>预处理后，需要提取其特征参数，即提</w:t>
      </w:r>
      <w:r w:rsidR="00EA0A05" w:rsidRPr="005F200A">
        <w:rPr>
          <w:rFonts w:hint="eastAsia"/>
          <w:sz w:val="24"/>
        </w:rPr>
        <w:lastRenderedPageBreak/>
        <w:t>取一些适合分类的某些信息特征。</w:t>
      </w:r>
      <w:r w:rsidR="005F200A">
        <w:rPr>
          <w:rFonts w:hint="eastAsia"/>
          <w:sz w:val="24"/>
        </w:rPr>
        <w:t>在声纹识别样本模型的训练和特定说话人的识别都是基于所选的特征参数进行的。</w:t>
      </w:r>
    </w:p>
    <w:p w:rsidR="005F200A" w:rsidRDefault="005F200A" w:rsidP="005F200A">
      <w:pPr>
        <w:spacing w:line="360" w:lineRule="auto"/>
        <w:ind w:firstLineChars="200" w:firstLine="480"/>
        <w:rPr>
          <w:sz w:val="24"/>
        </w:rPr>
      </w:pPr>
      <w:r>
        <w:rPr>
          <w:rFonts w:hint="eastAsia"/>
          <w:sz w:val="24"/>
        </w:rPr>
        <w:t>由于说话内容的语义特征、说话人的情绪波动以及外界环境的干扰，到现在为止还没有找到稳健的特征参数。语音信号的特征参数从各个方面体现了说话人的个性、语言和语义特性。</w:t>
      </w:r>
      <w:r w:rsidR="00AD651E">
        <w:rPr>
          <w:rFonts w:hint="eastAsia"/>
          <w:sz w:val="24"/>
        </w:rPr>
        <w:t>由于在声纹识别系统中，存在语音信号的易变形、训练样本数量的不确定性、外界噪声信号的干扰性等问题，声纹识别系统的特征参数提取方法需要进一步改进和提高。声纹识别的特征参数基本上可以分为三类：</w:t>
      </w:r>
    </w:p>
    <w:p w:rsidR="00AD651E" w:rsidRDefault="00AD651E" w:rsidP="00AD651E">
      <w:pPr>
        <w:pStyle w:val="a3"/>
        <w:numPr>
          <w:ilvl w:val="0"/>
          <w:numId w:val="4"/>
        </w:numPr>
        <w:spacing w:line="360" w:lineRule="auto"/>
        <w:ind w:firstLineChars="0"/>
        <w:rPr>
          <w:sz w:val="24"/>
        </w:rPr>
      </w:pPr>
      <w:r>
        <w:rPr>
          <w:rFonts w:hint="eastAsia"/>
          <w:sz w:val="24"/>
        </w:rPr>
        <w:t>线性预测系数及其派生系数。例如：线性预测系数（</w:t>
      </w:r>
      <w:r>
        <w:rPr>
          <w:rFonts w:hint="eastAsia"/>
          <w:sz w:val="24"/>
        </w:rPr>
        <w:t>L</w:t>
      </w:r>
      <w:r>
        <w:rPr>
          <w:sz w:val="24"/>
        </w:rPr>
        <w:t>PC</w:t>
      </w:r>
      <w:r>
        <w:rPr>
          <w:rFonts w:hint="eastAsia"/>
          <w:sz w:val="24"/>
        </w:rPr>
        <w:t>）、线性预测倒谱系数（</w:t>
      </w:r>
      <w:r>
        <w:rPr>
          <w:rFonts w:hint="eastAsia"/>
          <w:sz w:val="24"/>
        </w:rPr>
        <w:t>L</w:t>
      </w:r>
      <w:r>
        <w:rPr>
          <w:sz w:val="24"/>
        </w:rPr>
        <w:t>PCC</w:t>
      </w:r>
      <w:r>
        <w:rPr>
          <w:rFonts w:hint="eastAsia"/>
          <w:sz w:val="24"/>
        </w:rPr>
        <w:t>）、及其组合参数。</w:t>
      </w:r>
    </w:p>
    <w:p w:rsidR="00AD651E" w:rsidRDefault="00AD651E" w:rsidP="00AD651E">
      <w:pPr>
        <w:pStyle w:val="a3"/>
        <w:numPr>
          <w:ilvl w:val="0"/>
          <w:numId w:val="4"/>
        </w:numPr>
        <w:spacing w:line="360" w:lineRule="auto"/>
        <w:ind w:firstLineChars="0"/>
        <w:rPr>
          <w:sz w:val="24"/>
        </w:rPr>
      </w:pPr>
      <w:r>
        <w:rPr>
          <w:rFonts w:hint="eastAsia"/>
          <w:sz w:val="24"/>
        </w:rPr>
        <w:t>由语音频谱直接导出的参数。例如：共振峰、梅尔频率倒谱系数（</w:t>
      </w:r>
      <w:r>
        <w:rPr>
          <w:rFonts w:hint="eastAsia"/>
          <w:sz w:val="24"/>
        </w:rPr>
        <w:t>M</w:t>
      </w:r>
      <w:r>
        <w:rPr>
          <w:sz w:val="24"/>
        </w:rPr>
        <w:t>FCC</w:t>
      </w:r>
      <w:r>
        <w:rPr>
          <w:rFonts w:hint="eastAsia"/>
          <w:sz w:val="24"/>
        </w:rPr>
        <w:t>）、感知线性预测系数（</w:t>
      </w:r>
      <w:r>
        <w:rPr>
          <w:rFonts w:hint="eastAsia"/>
          <w:sz w:val="24"/>
        </w:rPr>
        <w:t>P</w:t>
      </w:r>
      <w:r>
        <w:rPr>
          <w:sz w:val="24"/>
        </w:rPr>
        <w:t>LP</w:t>
      </w:r>
      <w:r>
        <w:rPr>
          <w:rFonts w:hint="eastAsia"/>
          <w:sz w:val="24"/>
        </w:rPr>
        <w:t>）。</w:t>
      </w:r>
    </w:p>
    <w:p w:rsidR="009C5834" w:rsidRDefault="00C7471C" w:rsidP="00AD651E">
      <w:pPr>
        <w:pStyle w:val="a3"/>
        <w:numPr>
          <w:ilvl w:val="0"/>
          <w:numId w:val="4"/>
        </w:numPr>
        <w:spacing w:line="360" w:lineRule="auto"/>
        <w:ind w:firstLineChars="0"/>
        <w:rPr>
          <w:sz w:val="24"/>
        </w:rPr>
      </w:pPr>
      <w:r>
        <w:rPr>
          <w:rFonts w:hint="eastAsia"/>
          <w:sz w:val="24"/>
        </w:rPr>
        <w:t>混合参数。混合参数是由上述不同的特征参数所组成的特征矢量。</w:t>
      </w:r>
    </w:p>
    <w:p w:rsidR="00826652" w:rsidRPr="00826652" w:rsidRDefault="00826652" w:rsidP="00967188">
      <w:pPr>
        <w:spacing w:line="360" w:lineRule="auto"/>
        <w:ind w:firstLineChars="200" w:firstLine="480"/>
        <w:rPr>
          <w:sz w:val="24"/>
        </w:rPr>
      </w:pPr>
      <w:r>
        <w:rPr>
          <w:rFonts w:hint="eastAsia"/>
          <w:sz w:val="24"/>
        </w:rPr>
        <w:t>不同的特征参数对声纹识别系统的影响不同，决定着系统的性能。</w:t>
      </w:r>
      <w:r w:rsidR="00223A0C">
        <w:rPr>
          <w:rFonts w:hint="eastAsia"/>
          <w:sz w:val="24"/>
        </w:rPr>
        <w:t>一个稳定成熟的特征参数不但可以使声纹识别系统的识别率有所提高，而且可以使声纹识别系统的鲁棒性和稳定性有所增强。</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6" w:name="_Toc490471933"/>
      <w:r w:rsidRPr="00C272F7">
        <w:rPr>
          <w:rFonts w:asciiTheme="minorEastAsia" w:eastAsiaTheme="minorEastAsia" w:hAnsiTheme="minorEastAsia" w:hint="eastAsia"/>
          <w:b/>
          <w:color w:val="000000"/>
          <w:sz w:val="24"/>
        </w:rPr>
        <w:t>声纹识别常用的建模方法</w:t>
      </w:r>
      <w:bookmarkEnd w:id="36"/>
    </w:p>
    <w:p w:rsidR="00B250B9" w:rsidRDefault="006F40E5" w:rsidP="00310517">
      <w:pPr>
        <w:spacing w:line="360" w:lineRule="auto"/>
        <w:ind w:firstLineChars="200" w:firstLine="480"/>
        <w:rPr>
          <w:sz w:val="24"/>
        </w:rPr>
      </w:pPr>
      <w:r w:rsidRPr="00310517">
        <w:rPr>
          <w:rFonts w:hint="eastAsia"/>
          <w:sz w:val="24"/>
        </w:rPr>
        <w:t>在声纹识别系统中，当特征参数提取后，要用合适的模型来表征这些特征参数，使得模型能够代表语音信号的特征。</w:t>
      </w:r>
      <w:r w:rsidR="008820A5">
        <w:rPr>
          <w:rFonts w:hint="eastAsia"/>
          <w:sz w:val="24"/>
        </w:rPr>
        <w:t>因此，模型的选择应从语音信号的类型、期望的性能、计算量及存储量等方面考虑。</w:t>
      </w:r>
      <w:r w:rsidR="00914CC2">
        <w:rPr>
          <w:rFonts w:hint="eastAsia"/>
          <w:sz w:val="24"/>
        </w:rPr>
        <w:t>目前主要的方法</w:t>
      </w:r>
      <w:r w:rsidR="00DD3CA0">
        <w:rPr>
          <w:rFonts w:hint="eastAsia"/>
          <w:sz w:val="24"/>
        </w:rPr>
        <w:t>有</w:t>
      </w:r>
      <w:r w:rsidR="00914CC2">
        <w:rPr>
          <w:rFonts w:hint="eastAsia"/>
          <w:sz w:val="24"/>
        </w:rPr>
        <w:t>：</w:t>
      </w:r>
    </w:p>
    <w:p w:rsidR="00DD3CA0" w:rsidRDefault="00DD3CA0" w:rsidP="00DD3CA0">
      <w:pPr>
        <w:pStyle w:val="a3"/>
        <w:numPr>
          <w:ilvl w:val="0"/>
          <w:numId w:val="5"/>
        </w:numPr>
        <w:spacing w:line="360" w:lineRule="auto"/>
        <w:ind w:firstLineChars="0"/>
        <w:rPr>
          <w:sz w:val="24"/>
        </w:rPr>
      </w:pPr>
      <w:r>
        <w:rPr>
          <w:rFonts w:hint="eastAsia"/>
          <w:sz w:val="24"/>
        </w:rPr>
        <w:t>概率统计方法</w:t>
      </w:r>
    </w:p>
    <w:p w:rsidR="007367E0" w:rsidRDefault="00BC3F56" w:rsidP="00BC3F56">
      <w:pPr>
        <w:pStyle w:val="a3"/>
        <w:spacing w:line="360" w:lineRule="auto"/>
        <w:ind w:left="902" w:firstLine="480"/>
        <w:rPr>
          <w:sz w:val="24"/>
        </w:rPr>
      </w:pPr>
      <w:r>
        <w:rPr>
          <w:rFonts w:hint="eastAsia"/>
          <w:sz w:val="24"/>
        </w:rPr>
        <w:t>语音信号在短时间内是相对稳定的，通过对这些稳定的特性如基音、共振峰频率等进行数学分析，从而选用概率密度函数和均值、方差等相关统计量对这些特征进行分类判决。概率统计建立的模型是采用某种概率密度函数的一组参数作为语音模型。概率统计建立的模型考虑了语音信号的统计特性，从各个方面体现出语音信号的统计信息。</w:t>
      </w:r>
      <w:r w:rsidR="00436884">
        <w:rPr>
          <w:rFonts w:hint="eastAsia"/>
          <w:sz w:val="24"/>
        </w:rPr>
        <w:t>本课题采用的方法高斯混合模型就属于概率统计方法。</w:t>
      </w:r>
    </w:p>
    <w:p w:rsidR="00DD3CA0" w:rsidRDefault="00DD3CA0" w:rsidP="00DD3CA0">
      <w:pPr>
        <w:pStyle w:val="a3"/>
        <w:numPr>
          <w:ilvl w:val="0"/>
          <w:numId w:val="5"/>
        </w:numPr>
        <w:spacing w:line="360" w:lineRule="auto"/>
        <w:ind w:firstLineChars="0"/>
        <w:rPr>
          <w:sz w:val="24"/>
        </w:rPr>
      </w:pPr>
      <w:r>
        <w:rPr>
          <w:rFonts w:hint="eastAsia"/>
          <w:sz w:val="24"/>
        </w:rPr>
        <w:t>动态时间规划方法</w:t>
      </w:r>
      <w:r w:rsidR="00E75454">
        <w:rPr>
          <w:rFonts w:hint="eastAsia"/>
          <w:sz w:val="24"/>
        </w:rPr>
        <w:t>（</w:t>
      </w:r>
      <w:r w:rsidR="00E75454">
        <w:rPr>
          <w:rFonts w:hint="eastAsia"/>
          <w:sz w:val="24"/>
        </w:rPr>
        <w:t>D</w:t>
      </w:r>
      <w:r w:rsidR="00E75454">
        <w:rPr>
          <w:sz w:val="24"/>
        </w:rPr>
        <w:t>TW</w:t>
      </w:r>
      <w:r w:rsidR="00E75454">
        <w:rPr>
          <w:rFonts w:hint="eastAsia"/>
          <w:sz w:val="24"/>
        </w:rPr>
        <w:t>）</w:t>
      </w:r>
    </w:p>
    <w:p w:rsidR="008A09DB" w:rsidRDefault="00D32A02" w:rsidP="00D32A02">
      <w:pPr>
        <w:pStyle w:val="a3"/>
        <w:spacing w:line="360" w:lineRule="auto"/>
        <w:ind w:left="902" w:firstLine="480"/>
        <w:rPr>
          <w:sz w:val="24"/>
        </w:rPr>
      </w:pPr>
      <w:r>
        <w:rPr>
          <w:rFonts w:hint="eastAsia"/>
          <w:sz w:val="24"/>
        </w:rPr>
        <w:t>说话人的语音信号不但具有稳定性，而且还具有时变性。将识别模型与参考模型进行时间对比，根据一定的距离测量得出两个模型间的相</w:t>
      </w:r>
      <w:r>
        <w:rPr>
          <w:rFonts w:hint="eastAsia"/>
          <w:sz w:val="24"/>
        </w:rPr>
        <w:lastRenderedPageBreak/>
        <w:t>似程度。</w:t>
      </w:r>
    </w:p>
    <w:p w:rsidR="00DD3CA0" w:rsidRDefault="00DD3CA0" w:rsidP="00DD3CA0">
      <w:pPr>
        <w:pStyle w:val="a3"/>
        <w:numPr>
          <w:ilvl w:val="0"/>
          <w:numId w:val="5"/>
        </w:numPr>
        <w:spacing w:line="360" w:lineRule="auto"/>
        <w:ind w:firstLineChars="0"/>
        <w:rPr>
          <w:sz w:val="24"/>
        </w:rPr>
      </w:pPr>
      <w:r>
        <w:rPr>
          <w:rFonts w:hint="eastAsia"/>
          <w:sz w:val="24"/>
        </w:rPr>
        <w:t>矢量量化方法</w:t>
      </w:r>
      <w:r w:rsidR="00E75454">
        <w:rPr>
          <w:rFonts w:hint="eastAsia"/>
          <w:sz w:val="24"/>
        </w:rPr>
        <w:t>（</w:t>
      </w:r>
      <w:r w:rsidR="00E75454">
        <w:rPr>
          <w:rFonts w:hint="eastAsia"/>
          <w:sz w:val="24"/>
        </w:rPr>
        <w:t>V</w:t>
      </w:r>
      <w:r w:rsidR="00E75454">
        <w:rPr>
          <w:sz w:val="24"/>
        </w:rPr>
        <w:t>Q</w:t>
      </w:r>
      <w:r w:rsidR="00E75454">
        <w:rPr>
          <w:rFonts w:hint="eastAsia"/>
          <w:sz w:val="24"/>
        </w:rPr>
        <w:t>）</w:t>
      </w:r>
    </w:p>
    <w:p w:rsidR="00C7554A" w:rsidRDefault="00830E21" w:rsidP="008605D4">
      <w:pPr>
        <w:pStyle w:val="a3"/>
        <w:spacing w:line="360" w:lineRule="auto"/>
        <w:ind w:left="902" w:firstLine="480"/>
        <w:rPr>
          <w:sz w:val="24"/>
        </w:rPr>
      </w:pPr>
      <w:r>
        <w:rPr>
          <w:rFonts w:hint="eastAsia"/>
          <w:sz w:val="24"/>
        </w:rPr>
        <w:t>该方法是把所有人的特有文本编写成码本，在识别的过程中，根据此码本对测试文本编码，并把判断标准定位量化产生的失真度。</w:t>
      </w:r>
    </w:p>
    <w:p w:rsidR="00DD3CA0" w:rsidRDefault="00DD3CA0" w:rsidP="00DD3CA0">
      <w:pPr>
        <w:pStyle w:val="a3"/>
        <w:numPr>
          <w:ilvl w:val="0"/>
          <w:numId w:val="5"/>
        </w:numPr>
        <w:spacing w:line="360" w:lineRule="auto"/>
        <w:ind w:firstLineChars="0"/>
        <w:rPr>
          <w:sz w:val="24"/>
        </w:rPr>
      </w:pPr>
      <w:r>
        <w:rPr>
          <w:rFonts w:hint="eastAsia"/>
          <w:sz w:val="24"/>
        </w:rPr>
        <w:t>支持向量机方法</w:t>
      </w:r>
      <w:r w:rsidR="00E75454">
        <w:rPr>
          <w:rFonts w:hint="eastAsia"/>
          <w:sz w:val="24"/>
        </w:rPr>
        <w:t>(</w:t>
      </w:r>
      <w:r w:rsidR="00E75454">
        <w:rPr>
          <w:sz w:val="24"/>
        </w:rPr>
        <w:t>SVM)</w:t>
      </w:r>
    </w:p>
    <w:p w:rsidR="00D650C6" w:rsidRDefault="005006BF" w:rsidP="00D452E7">
      <w:pPr>
        <w:pStyle w:val="a3"/>
        <w:spacing w:line="360" w:lineRule="auto"/>
        <w:ind w:left="902" w:firstLine="480"/>
        <w:rPr>
          <w:sz w:val="24"/>
        </w:rPr>
      </w:pPr>
      <w:r>
        <w:rPr>
          <w:rFonts w:hint="eastAsia"/>
          <w:sz w:val="24"/>
        </w:rPr>
        <w:t>支持向量机方法是一种新的机器学习方法，已广泛应用在指纹识别、人脸识别等模式识别的研究上。</w:t>
      </w:r>
      <w:r>
        <w:rPr>
          <w:rFonts w:hint="eastAsia"/>
          <w:sz w:val="24"/>
        </w:rPr>
        <w:t>S</w:t>
      </w:r>
      <w:r>
        <w:rPr>
          <w:sz w:val="24"/>
        </w:rPr>
        <w:t>VM</w:t>
      </w:r>
      <w:r>
        <w:rPr>
          <w:rFonts w:hint="eastAsia"/>
          <w:sz w:val="24"/>
        </w:rPr>
        <w:t>是在统计学习理论的基础上建立起来的一种模型，该模型能够较好地解决小样本学习问题。</w:t>
      </w:r>
    </w:p>
    <w:p w:rsidR="00DD3CA0" w:rsidRDefault="00DD3CA0" w:rsidP="00DD3CA0">
      <w:pPr>
        <w:pStyle w:val="a3"/>
        <w:numPr>
          <w:ilvl w:val="0"/>
          <w:numId w:val="5"/>
        </w:numPr>
        <w:spacing w:line="360" w:lineRule="auto"/>
        <w:ind w:firstLineChars="0"/>
        <w:rPr>
          <w:sz w:val="24"/>
        </w:rPr>
      </w:pPr>
      <w:r>
        <w:rPr>
          <w:rFonts w:hint="eastAsia"/>
          <w:sz w:val="24"/>
        </w:rPr>
        <w:t>融合方法</w:t>
      </w:r>
    </w:p>
    <w:p w:rsidR="00916714" w:rsidRPr="00DD3CA0" w:rsidRDefault="00D25E5D" w:rsidP="00916714">
      <w:pPr>
        <w:pStyle w:val="a3"/>
        <w:spacing w:line="360" w:lineRule="auto"/>
        <w:ind w:left="900" w:firstLineChars="0" w:firstLine="0"/>
        <w:rPr>
          <w:sz w:val="24"/>
        </w:rPr>
      </w:pPr>
      <w:r>
        <w:rPr>
          <w:rFonts w:hint="eastAsia"/>
          <w:sz w:val="24"/>
        </w:rPr>
        <w:t>融合方法是把以上分类方法与不同参数进行组合，这样可以使系统的性能有所提升。目前常用的有维数简与识别方法组合以及识别方式的结合。</w:t>
      </w:r>
    </w:p>
    <w:p w:rsidR="00983767" w:rsidRDefault="00F448CD"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7" w:name="_Toc490471934"/>
      <w:r>
        <w:rPr>
          <w:rFonts w:asciiTheme="minorEastAsia" w:eastAsiaTheme="minorEastAsia" w:hAnsiTheme="minorEastAsia" w:hint="eastAsia"/>
          <w:b/>
          <w:color w:val="000000"/>
          <w:sz w:val="28"/>
          <w:szCs w:val="28"/>
        </w:rPr>
        <w:t>Windows</w:t>
      </w:r>
      <w:r>
        <w:rPr>
          <w:rFonts w:asciiTheme="minorEastAsia" w:eastAsiaTheme="minorEastAsia" w:hAnsiTheme="minorEastAsia"/>
          <w:b/>
          <w:color w:val="000000"/>
          <w:sz w:val="28"/>
          <w:szCs w:val="28"/>
        </w:rPr>
        <w:t xml:space="preserve"> H</w:t>
      </w:r>
      <w:r>
        <w:rPr>
          <w:rFonts w:asciiTheme="minorEastAsia" w:eastAsiaTheme="minorEastAsia" w:hAnsiTheme="minorEastAsia" w:hint="eastAsia"/>
          <w:b/>
          <w:color w:val="000000"/>
          <w:sz w:val="28"/>
          <w:szCs w:val="28"/>
        </w:rPr>
        <w:t>ello概述</w:t>
      </w:r>
      <w:bookmarkEnd w:id="37"/>
    </w:p>
    <w:p w:rsidR="00545D9D" w:rsidRDefault="002951C9" w:rsidP="002951C9">
      <w:pPr>
        <w:spacing w:line="360" w:lineRule="auto"/>
        <w:ind w:firstLineChars="200" w:firstLine="480"/>
        <w:rPr>
          <w:sz w:val="24"/>
        </w:rPr>
      </w:pPr>
      <w:r w:rsidRPr="002951C9">
        <w:rPr>
          <w:rFonts w:hint="eastAsia"/>
          <w:sz w:val="24"/>
        </w:rPr>
        <w:t>Windows Hello</w:t>
      </w:r>
      <w:r w:rsidR="00545D9D">
        <w:rPr>
          <w:rFonts w:hint="eastAsia"/>
          <w:sz w:val="24"/>
        </w:rPr>
        <w:t>是一种生物特征授权方式，让用户</w:t>
      </w:r>
      <w:r w:rsidRPr="002951C9">
        <w:rPr>
          <w:rFonts w:hint="eastAsia"/>
          <w:sz w:val="24"/>
        </w:rPr>
        <w:t>可以实时访问自己的</w:t>
      </w:r>
      <w:r w:rsidRPr="002951C9">
        <w:rPr>
          <w:rFonts w:hint="eastAsia"/>
          <w:sz w:val="24"/>
        </w:rPr>
        <w:t>Windows10</w:t>
      </w:r>
      <w:r w:rsidRPr="002951C9">
        <w:rPr>
          <w:rFonts w:hint="eastAsia"/>
          <w:sz w:val="24"/>
        </w:rPr>
        <w:t>设备。</w:t>
      </w:r>
    </w:p>
    <w:p w:rsidR="00545D9D" w:rsidRPr="00545D9D" w:rsidRDefault="00545D9D" w:rsidP="009417FD">
      <w:pPr>
        <w:spacing w:line="360" w:lineRule="auto"/>
        <w:ind w:firstLineChars="200" w:firstLine="480"/>
        <w:rPr>
          <w:sz w:val="24"/>
        </w:rPr>
      </w:pPr>
      <w:r>
        <w:rPr>
          <w:rFonts w:hint="eastAsia"/>
          <w:sz w:val="24"/>
        </w:rPr>
        <w:t>Windows</w:t>
      </w:r>
      <w:r>
        <w:rPr>
          <w:sz w:val="24"/>
        </w:rPr>
        <w:t xml:space="preserve"> H</w:t>
      </w:r>
      <w:r>
        <w:rPr>
          <w:rFonts w:hint="eastAsia"/>
          <w:sz w:val="24"/>
        </w:rPr>
        <w:t>ello</w:t>
      </w:r>
      <w:r>
        <w:rPr>
          <w:sz w:val="24"/>
        </w:rPr>
        <w:t xml:space="preserve"> </w:t>
      </w:r>
      <w:r w:rsidRPr="00545D9D">
        <w:rPr>
          <w:rFonts w:hint="eastAsia"/>
          <w:sz w:val="24"/>
        </w:rPr>
        <w:t>通过使用你的脸部、虹膜或指纹等生物特征来解锁设备，这种技术比传统密码更加安全。用户就是可以解锁</w:t>
      </w:r>
      <w:r w:rsidRPr="00545D9D">
        <w:rPr>
          <w:rFonts w:hint="eastAsia"/>
          <w:sz w:val="24"/>
        </w:rPr>
        <w:t>Windows</w:t>
      </w:r>
      <w:r w:rsidRPr="00545D9D">
        <w:rPr>
          <w:rFonts w:hint="eastAsia"/>
          <w:sz w:val="24"/>
        </w:rPr>
        <w:t>、应用、数据甚至网站和服务的密钥，而不是使用容易被忘记、被破解或随手写下的一串随机排列的字母或数字。</w:t>
      </w:r>
      <w:r>
        <w:rPr>
          <w:rFonts w:hint="eastAsia"/>
          <w:sz w:val="24"/>
        </w:rPr>
        <w:t>相比使用可被共享的密码，</w:t>
      </w:r>
      <w:r>
        <w:rPr>
          <w:rFonts w:hint="eastAsia"/>
          <w:sz w:val="24"/>
        </w:rPr>
        <w:t>Windows</w:t>
      </w:r>
      <w:r>
        <w:rPr>
          <w:sz w:val="24"/>
        </w:rPr>
        <w:t xml:space="preserve"> </w:t>
      </w:r>
      <w:r w:rsidR="00ED3490">
        <w:rPr>
          <w:sz w:val="24"/>
        </w:rPr>
        <w:t>H</w:t>
      </w:r>
      <w:r w:rsidR="00ED3490">
        <w:rPr>
          <w:rFonts w:hint="eastAsia"/>
          <w:sz w:val="24"/>
        </w:rPr>
        <w:t>ello</w:t>
      </w:r>
      <w:r>
        <w:rPr>
          <w:sz w:val="24"/>
        </w:rPr>
        <w:t xml:space="preserve"> </w:t>
      </w:r>
      <w:r>
        <w:rPr>
          <w:rFonts w:hint="eastAsia"/>
          <w:sz w:val="24"/>
        </w:rPr>
        <w:t>可以帮助用户在不适用密码的前提下安全地为应用、网站和网络授权。这样，用户的服务器上就不会存储任何密码，不给黑客可乘之机。</w:t>
      </w:r>
    </w:p>
    <w:p w:rsidR="00545D9D" w:rsidRPr="002951C9" w:rsidRDefault="00545D9D" w:rsidP="009417FD">
      <w:pPr>
        <w:spacing w:line="360" w:lineRule="auto"/>
        <w:ind w:firstLineChars="200" w:firstLine="480"/>
        <w:rPr>
          <w:sz w:val="24"/>
        </w:rPr>
      </w:pPr>
      <w:r w:rsidRPr="00545D9D">
        <w:rPr>
          <w:rFonts w:hint="eastAsia"/>
          <w:sz w:val="24"/>
        </w:rPr>
        <w:t>对于初学者来说，</w:t>
      </w:r>
      <w:r w:rsidRPr="00545D9D">
        <w:rPr>
          <w:rFonts w:hint="eastAsia"/>
          <w:sz w:val="24"/>
        </w:rPr>
        <w:t xml:space="preserve">Windows Hello </w:t>
      </w:r>
      <w:r w:rsidR="009417FD">
        <w:rPr>
          <w:rFonts w:hint="eastAsia"/>
          <w:sz w:val="24"/>
        </w:rPr>
        <w:t>是一个智能身份认证系统。举例来说，如果用户</w:t>
      </w:r>
      <w:r w:rsidRPr="00545D9D">
        <w:rPr>
          <w:rFonts w:hint="eastAsia"/>
          <w:sz w:val="24"/>
        </w:rPr>
        <w:t>站在</w:t>
      </w:r>
      <w:r w:rsidRPr="00545D9D">
        <w:rPr>
          <w:rFonts w:hint="eastAsia"/>
          <w:sz w:val="24"/>
        </w:rPr>
        <w:t xml:space="preserve"> Windows </w:t>
      </w:r>
      <w:r w:rsidRPr="00545D9D">
        <w:rPr>
          <w:rFonts w:hint="eastAsia"/>
          <w:sz w:val="24"/>
        </w:rPr>
        <w:t>设备面前，</w:t>
      </w:r>
      <w:r w:rsidR="009417FD" w:rsidRPr="002951C9">
        <w:rPr>
          <w:rFonts w:hint="eastAsia"/>
          <w:sz w:val="24"/>
        </w:rPr>
        <w:t>用户只需要露一下脸，动动手指，</w:t>
      </w:r>
      <w:r w:rsidRPr="00545D9D">
        <w:rPr>
          <w:rFonts w:hint="eastAsia"/>
          <w:sz w:val="24"/>
        </w:rPr>
        <w:t>它会自动完成识别与身份验证，同时直接登入你的</w:t>
      </w:r>
      <w:r w:rsidRPr="00545D9D">
        <w:rPr>
          <w:rFonts w:hint="eastAsia"/>
          <w:sz w:val="24"/>
        </w:rPr>
        <w:t xml:space="preserve"> Windows </w:t>
      </w:r>
      <w:r w:rsidRPr="00545D9D">
        <w:rPr>
          <w:rFonts w:hint="eastAsia"/>
          <w:sz w:val="24"/>
        </w:rPr>
        <w:t>系统。</w:t>
      </w:r>
      <w:r w:rsidR="009417FD" w:rsidRPr="002951C9">
        <w:rPr>
          <w:rFonts w:hint="eastAsia"/>
          <w:sz w:val="24"/>
        </w:rPr>
        <w:t>Windows Hello</w:t>
      </w:r>
      <w:r w:rsidR="009417FD" w:rsidRPr="002951C9">
        <w:rPr>
          <w:rFonts w:hint="eastAsia"/>
          <w:sz w:val="24"/>
        </w:rPr>
        <w:t>不仅比输入密码更加方便，也更加安全。</w:t>
      </w:r>
    </w:p>
    <w:p w:rsidR="00F448CD" w:rsidRDefault="00F448CD"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8" w:name="_Toc490471935"/>
      <w:r>
        <w:rPr>
          <w:rFonts w:asciiTheme="minorEastAsia" w:eastAsiaTheme="minorEastAsia" w:hAnsiTheme="minorEastAsia" w:hint="eastAsia"/>
          <w:b/>
          <w:color w:val="000000"/>
          <w:sz w:val="28"/>
          <w:szCs w:val="28"/>
        </w:rPr>
        <w:t>本论文的主要工作</w:t>
      </w:r>
      <w:bookmarkEnd w:id="38"/>
    </w:p>
    <w:p w:rsidR="0050747A" w:rsidRPr="00BD1BD4" w:rsidRDefault="00BD1BD4" w:rsidP="00CC2BB1">
      <w:pPr>
        <w:spacing w:line="360" w:lineRule="auto"/>
        <w:ind w:firstLineChars="200" w:firstLine="480"/>
        <w:rPr>
          <w:sz w:val="24"/>
        </w:rPr>
      </w:pPr>
      <w:r>
        <w:rPr>
          <w:rFonts w:hint="eastAsia"/>
          <w:sz w:val="24"/>
        </w:rPr>
        <w:t>第一章，</w:t>
      </w:r>
      <w:r w:rsidR="002E1B9D" w:rsidRPr="00BD1BD4">
        <w:rPr>
          <w:rFonts w:hint="eastAsia"/>
          <w:sz w:val="24"/>
        </w:rPr>
        <w:t>介绍了声纹识别的研究背景与意义，阐述了声纹识别的发展历史与现状，介绍了声纹识别的基本原理</w:t>
      </w:r>
      <w:r w:rsidR="00E47AF1" w:rsidRPr="00BD1BD4">
        <w:rPr>
          <w:rFonts w:hint="eastAsia"/>
          <w:sz w:val="24"/>
        </w:rPr>
        <w:t>和本课题的实验流程</w:t>
      </w:r>
      <w:r w:rsidR="002E1B9D" w:rsidRPr="00BD1BD4">
        <w:rPr>
          <w:rFonts w:hint="eastAsia"/>
          <w:sz w:val="24"/>
        </w:rPr>
        <w:t>，常用的特征参数、模式匹配的方法。</w:t>
      </w:r>
    </w:p>
    <w:p w:rsidR="00BD1BD4" w:rsidRDefault="008D6385" w:rsidP="00CC2BB1">
      <w:pPr>
        <w:spacing w:line="360" w:lineRule="auto"/>
        <w:ind w:firstLineChars="200" w:firstLine="480"/>
        <w:rPr>
          <w:sz w:val="24"/>
        </w:rPr>
      </w:pPr>
      <w:r>
        <w:rPr>
          <w:rFonts w:hint="eastAsia"/>
          <w:sz w:val="24"/>
        </w:rPr>
        <w:lastRenderedPageBreak/>
        <w:t>第二章，</w:t>
      </w:r>
      <w:r w:rsidR="007F37B2">
        <w:rPr>
          <w:rFonts w:hint="eastAsia"/>
          <w:sz w:val="24"/>
        </w:rPr>
        <w:t>介绍了</w:t>
      </w:r>
      <w:r w:rsidR="007F37B2">
        <w:rPr>
          <w:rFonts w:hint="eastAsia"/>
          <w:sz w:val="24"/>
        </w:rPr>
        <w:t>Windows</w:t>
      </w:r>
      <w:r w:rsidR="007F37B2">
        <w:rPr>
          <w:rFonts w:hint="eastAsia"/>
          <w:sz w:val="24"/>
        </w:rPr>
        <w:t>下如何进行录音，如何将语音文件转化成需要处理的信号数据。</w:t>
      </w:r>
      <w:r w:rsidR="003976D3">
        <w:rPr>
          <w:rFonts w:hint="eastAsia"/>
          <w:sz w:val="24"/>
        </w:rPr>
        <w:t>还有对语音信号进行参数提取前的准备工作：分帧、加窗、预加重、端点检测。</w:t>
      </w:r>
    </w:p>
    <w:p w:rsidR="003572E7" w:rsidRDefault="003572E7" w:rsidP="00CC2BB1">
      <w:pPr>
        <w:spacing w:line="360" w:lineRule="auto"/>
        <w:ind w:firstLineChars="200" w:firstLine="480"/>
        <w:rPr>
          <w:sz w:val="24"/>
        </w:rPr>
      </w:pPr>
      <w:r>
        <w:rPr>
          <w:rFonts w:hint="eastAsia"/>
          <w:sz w:val="24"/>
        </w:rPr>
        <w:t>第三章，</w:t>
      </w:r>
      <w:r w:rsidR="005F230F">
        <w:rPr>
          <w:rFonts w:hint="eastAsia"/>
          <w:sz w:val="24"/>
        </w:rPr>
        <w:t>介绍了如何提取本文中我们所需要的特征参数；为端点检测所提供的短时过零率与短时帧能量。</w:t>
      </w:r>
      <w:r w:rsidR="00101CBE">
        <w:rPr>
          <w:rFonts w:hint="eastAsia"/>
          <w:sz w:val="24"/>
        </w:rPr>
        <w:t>为建立高斯混合模型所提供的</w:t>
      </w:r>
      <w:r w:rsidR="00101CBE">
        <w:rPr>
          <w:rFonts w:hint="eastAsia"/>
          <w:sz w:val="24"/>
        </w:rPr>
        <w:t>Mel</w:t>
      </w:r>
      <w:r w:rsidR="00101CBE">
        <w:rPr>
          <w:rFonts w:hint="eastAsia"/>
          <w:sz w:val="24"/>
        </w:rPr>
        <w:t>频率倒谱系数。</w:t>
      </w:r>
    </w:p>
    <w:p w:rsidR="00B254EC" w:rsidRDefault="00B254EC" w:rsidP="00CC2BB1">
      <w:pPr>
        <w:spacing w:line="360" w:lineRule="auto"/>
        <w:ind w:firstLineChars="200" w:firstLine="480"/>
        <w:rPr>
          <w:sz w:val="24"/>
        </w:rPr>
      </w:pPr>
      <w:r>
        <w:rPr>
          <w:rFonts w:hint="eastAsia"/>
          <w:sz w:val="24"/>
        </w:rPr>
        <w:t>第四章，介绍了如何实现并建立高斯混合模型，如何对高斯混合模型进行参数的估计，及训练参数的。</w:t>
      </w:r>
    </w:p>
    <w:p w:rsidR="00252A55" w:rsidRDefault="00252A55" w:rsidP="00CC2BB1">
      <w:pPr>
        <w:spacing w:line="360" w:lineRule="auto"/>
        <w:ind w:firstLineChars="200" w:firstLine="480"/>
        <w:rPr>
          <w:sz w:val="24"/>
        </w:rPr>
      </w:pPr>
      <w:r>
        <w:rPr>
          <w:rFonts w:hint="eastAsia"/>
          <w:sz w:val="24"/>
        </w:rPr>
        <w:t>第五章，</w:t>
      </w:r>
      <w:r w:rsidR="00A07C4E">
        <w:rPr>
          <w:rFonts w:hint="eastAsia"/>
          <w:sz w:val="24"/>
        </w:rPr>
        <w:t>介绍了如何对</w:t>
      </w:r>
      <w:r w:rsidR="00DF61E9">
        <w:rPr>
          <w:rFonts w:hint="eastAsia"/>
          <w:sz w:val="24"/>
        </w:rPr>
        <w:t>结合训练数据</w:t>
      </w:r>
      <w:r w:rsidR="00E00E33">
        <w:rPr>
          <w:rFonts w:hint="eastAsia"/>
          <w:sz w:val="24"/>
        </w:rPr>
        <w:t>，进行说话人的判断。</w:t>
      </w:r>
    </w:p>
    <w:p w:rsidR="00F53435" w:rsidRDefault="00F53435" w:rsidP="00CC2BB1">
      <w:pPr>
        <w:spacing w:line="360" w:lineRule="auto"/>
        <w:ind w:firstLineChars="200" w:firstLine="480"/>
        <w:rPr>
          <w:sz w:val="24"/>
        </w:rPr>
      </w:pPr>
      <w:r>
        <w:rPr>
          <w:rFonts w:hint="eastAsia"/>
          <w:sz w:val="24"/>
        </w:rPr>
        <w:t>第六章，</w:t>
      </w:r>
      <w:r w:rsidR="001D0B13">
        <w:rPr>
          <w:rFonts w:hint="eastAsia"/>
          <w:sz w:val="24"/>
        </w:rPr>
        <w:t>介绍了如何制作桌面的</w:t>
      </w:r>
      <w:r w:rsidR="00500F79">
        <w:rPr>
          <w:rFonts w:hint="eastAsia"/>
          <w:sz w:val="24"/>
        </w:rPr>
        <w:t>准备性</w:t>
      </w:r>
      <w:r w:rsidR="001D0B13">
        <w:rPr>
          <w:rFonts w:hint="eastAsia"/>
          <w:sz w:val="24"/>
        </w:rPr>
        <w:t>应用</w:t>
      </w:r>
      <w:r w:rsidR="00500F79">
        <w:rPr>
          <w:rFonts w:hint="eastAsia"/>
          <w:sz w:val="24"/>
        </w:rPr>
        <w:t>。</w:t>
      </w:r>
    </w:p>
    <w:p w:rsidR="001D0B13" w:rsidRPr="00BD1BD4" w:rsidRDefault="001D0B13" w:rsidP="00CC2BB1">
      <w:pPr>
        <w:spacing w:line="360" w:lineRule="auto"/>
        <w:ind w:firstLineChars="200" w:firstLine="480"/>
        <w:rPr>
          <w:sz w:val="24"/>
        </w:rPr>
      </w:pPr>
      <w:r>
        <w:rPr>
          <w:rFonts w:hint="eastAsia"/>
          <w:sz w:val="24"/>
        </w:rPr>
        <w:t>第七章，介绍了如何制作实际的验证应用</w:t>
      </w:r>
      <w:r w:rsidR="00851EAF">
        <w:rPr>
          <w:rFonts w:hint="eastAsia"/>
          <w:sz w:val="24"/>
        </w:rPr>
        <w:t>。</w:t>
      </w:r>
    </w:p>
    <w:p w:rsidR="00022A16" w:rsidRDefault="00022A16">
      <w:pPr>
        <w:widowControl/>
        <w:jc w:val="left"/>
        <w:rPr>
          <w:rFonts w:asciiTheme="minorEastAsia" w:eastAsiaTheme="minorEastAsia" w:hAnsiTheme="minorEastAsia"/>
          <w:b/>
          <w:color w:val="000000"/>
          <w:sz w:val="28"/>
          <w:szCs w:val="28"/>
        </w:rPr>
      </w:pPr>
      <w:r>
        <w:rPr>
          <w:rFonts w:asciiTheme="minorEastAsia" w:eastAsiaTheme="minorEastAsia" w:hAnsiTheme="minorEastAsia"/>
          <w:b/>
          <w:color w:val="000000"/>
          <w:sz w:val="28"/>
          <w:szCs w:val="28"/>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39" w:name="_Toc490471936"/>
      <w:r w:rsidRPr="00152A6F">
        <w:rPr>
          <w:rFonts w:asciiTheme="minorEastAsia" w:eastAsiaTheme="minorEastAsia" w:hAnsiTheme="minorEastAsia" w:hint="eastAsia"/>
          <w:b/>
          <w:color w:val="000000"/>
          <w:sz w:val="32"/>
          <w:szCs w:val="32"/>
        </w:rPr>
        <w:lastRenderedPageBreak/>
        <w:t>语音信号预处理</w:t>
      </w:r>
      <w:bookmarkEnd w:id="39"/>
    </w:p>
    <w:p w:rsidR="00053A6D" w:rsidRDefault="00E52E13"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0" w:name="_Toc490471937"/>
      <w:r>
        <w:rPr>
          <w:rFonts w:asciiTheme="minorEastAsia" w:eastAsiaTheme="minorEastAsia" w:hAnsiTheme="minorEastAsia" w:hint="eastAsia"/>
          <w:b/>
          <w:color w:val="000000"/>
          <w:sz w:val="28"/>
          <w:szCs w:val="28"/>
        </w:rPr>
        <w:t>Windows下的语音信号采集</w:t>
      </w:r>
      <w:bookmarkEnd w:id="40"/>
    </w:p>
    <w:p w:rsidR="006A00B0" w:rsidRDefault="00357E9C" w:rsidP="00357E9C">
      <w:pPr>
        <w:spacing w:line="360" w:lineRule="auto"/>
        <w:ind w:firstLineChars="200" w:firstLine="480"/>
        <w:rPr>
          <w:sz w:val="24"/>
        </w:rPr>
      </w:pPr>
      <w:r w:rsidRPr="00357E9C">
        <w:rPr>
          <w:rFonts w:hint="eastAsia"/>
          <w:sz w:val="24"/>
        </w:rPr>
        <w:t>在</w:t>
      </w:r>
      <w:r w:rsidRPr="00357E9C">
        <w:rPr>
          <w:rFonts w:hint="eastAsia"/>
          <w:sz w:val="24"/>
        </w:rPr>
        <w:t>Windows</w:t>
      </w:r>
      <w:r w:rsidRPr="00357E9C">
        <w:rPr>
          <w:rFonts w:hint="eastAsia"/>
          <w:sz w:val="24"/>
        </w:rPr>
        <w:t>下可以使用系统自带的</w:t>
      </w:r>
      <w:r w:rsidRPr="00357E9C">
        <w:rPr>
          <w:rFonts w:hint="eastAsia"/>
          <w:sz w:val="24"/>
        </w:rPr>
        <w:t>A</w:t>
      </w:r>
      <w:r w:rsidRPr="00357E9C">
        <w:rPr>
          <w:sz w:val="24"/>
        </w:rPr>
        <w:t>PI</w:t>
      </w:r>
      <w:r w:rsidRPr="00357E9C">
        <w:rPr>
          <w:rFonts w:hint="eastAsia"/>
          <w:sz w:val="24"/>
        </w:rPr>
        <w:t>来完成录音操作</w:t>
      </w:r>
      <w:r w:rsidR="00E65401">
        <w:rPr>
          <w:rFonts w:hint="eastAsia"/>
          <w:sz w:val="24"/>
        </w:rPr>
        <w:t>；使用系统自带的</w:t>
      </w:r>
      <w:r w:rsidR="00E65401">
        <w:rPr>
          <w:rFonts w:hint="eastAsia"/>
          <w:sz w:val="24"/>
        </w:rPr>
        <w:t>A</w:t>
      </w:r>
      <w:r w:rsidR="00E65401">
        <w:rPr>
          <w:sz w:val="24"/>
        </w:rPr>
        <w:t>PI</w:t>
      </w:r>
      <w:r w:rsidR="00E65401">
        <w:rPr>
          <w:rFonts w:hint="eastAsia"/>
          <w:sz w:val="24"/>
        </w:rPr>
        <w:t>有两种选择方式，一种是</w:t>
      </w:r>
      <w:r w:rsidR="00E65401">
        <w:rPr>
          <w:rFonts w:hint="eastAsia"/>
          <w:sz w:val="24"/>
        </w:rPr>
        <w:t>Windows</w:t>
      </w:r>
      <w:r w:rsidR="00E65401">
        <w:rPr>
          <w:sz w:val="24"/>
        </w:rPr>
        <w:t xml:space="preserve"> M</w:t>
      </w:r>
      <w:r w:rsidR="00E65401">
        <w:rPr>
          <w:rFonts w:hint="eastAsia"/>
          <w:sz w:val="24"/>
        </w:rPr>
        <w:t>ultimedia</w:t>
      </w:r>
      <w:r w:rsidR="00E65401">
        <w:rPr>
          <w:sz w:val="24"/>
        </w:rPr>
        <w:t xml:space="preserve"> API(MMAPI)</w:t>
      </w:r>
      <w:r w:rsidR="00E65401">
        <w:rPr>
          <w:rFonts w:hint="eastAsia"/>
          <w:sz w:val="24"/>
        </w:rPr>
        <w:t>，这种方式是利用</w:t>
      </w:r>
      <w:r w:rsidR="00E65401">
        <w:rPr>
          <w:rFonts w:hint="eastAsia"/>
          <w:sz w:val="24"/>
        </w:rPr>
        <w:t>W</w:t>
      </w:r>
      <w:r w:rsidR="00E65401">
        <w:rPr>
          <w:sz w:val="24"/>
        </w:rPr>
        <w:t>AV</w:t>
      </w:r>
      <w:r w:rsidR="00E65401">
        <w:rPr>
          <w:rFonts w:hint="eastAsia"/>
          <w:sz w:val="24"/>
        </w:rPr>
        <w:t>录音固定的格式，先设置好音频测试设备的硬件参数，在开辟一个缓冲区，由录音设备按照设置的参数定次数定位长向缓冲区写入录音数据，再由用户定时读取缓冲区的数据，最后将读取的数据存入文件；还有一种是</w:t>
      </w:r>
      <w:r w:rsidR="00E65401">
        <w:rPr>
          <w:rFonts w:hint="eastAsia"/>
          <w:sz w:val="24"/>
        </w:rPr>
        <w:t>Media</w:t>
      </w:r>
      <w:r w:rsidR="00E65401">
        <w:rPr>
          <w:sz w:val="24"/>
        </w:rPr>
        <w:t xml:space="preserve"> Control I</w:t>
      </w:r>
      <w:r w:rsidR="00E65401">
        <w:rPr>
          <w:rFonts w:hint="eastAsia"/>
          <w:sz w:val="24"/>
        </w:rPr>
        <w:t>nterface</w:t>
      </w:r>
      <w:r w:rsidR="00E65401">
        <w:rPr>
          <w:rFonts w:hint="eastAsia"/>
          <w:sz w:val="24"/>
        </w:rPr>
        <w:t>（</w:t>
      </w:r>
      <w:r w:rsidR="00E65401">
        <w:rPr>
          <w:rFonts w:hint="eastAsia"/>
          <w:sz w:val="24"/>
        </w:rPr>
        <w:t>M</w:t>
      </w:r>
      <w:r w:rsidR="00E65401">
        <w:rPr>
          <w:sz w:val="24"/>
        </w:rPr>
        <w:t>CI</w:t>
      </w:r>
      <w:r w:rsidR="00E65401">
        <w:rPr>
          <w:rFonts w:hint="eastAsia"/>
          <w:sz w:val="24"/>
        </w:rPr>
        <w:t>）</w:t>
      </w:r>
      <w:r w:rsidR="009B0D36">
        <w:rPr>
          <w:rFonts w:hint="eastAsia"/>
          <w:sz w:val="24"/>
        </w:rPr>
        <w:t>，使用这种方式，用户可以简单的使用字符串命令实现录音和放音。</w:t>
      </w:r>
      <w:r w:rsidR="00AD00E0">
        <w:rPr>
          <w:rFonts w:hint="eastAsia"/>
          <w:sz w:val="24"/>
        </w:rPr>
        <w:t>本课题中采用</w:t>
      </w:r>
      <w:r w:rsidR="00AD00E0">
        <w:rPr>
          <w:rFonts w:hint="eastAsia"/>
          <w:sz w:val="24"/>
        </w:rPr>
        <w:t>M</w:t>
      </w:r>
      <w:r w:rsidR="00AD00E0">
        <w:rPr>
          <w:sz w:val="24"/>
        </w:rPr>
        <w:t>MAPI</w:t>
      </w:r>
      <w:r w:rsidR="00AD00E0">
        <w:rPr>
          <w:rFonts w:hint="eastAsia"/>
          <w:sz w:val="24"/>
        </w:rPr>
        <w:t>的方法来获取语音文件。</w:t>
      </w:r>
    </w:p>
    <w:p w:rsidR="00105DD4" w:rsidRPr="00357E9C" w:rsidRDefault="007A6336" w:rsidP="00357E9C">
      <w:pPr>
        <w:spacing w:line="360" w:lineRule="auto"/>
        <w:ind w:firstLineChars="200" w:firstLine="480"/>
        <w:rPr>
          <w:sz w:val="24"/>
        </w:rPr>
      </w:pPr>
      <w:r>
        <w:rPr>
          <w:rFonts w:hint="eastAsia"/>
          <w:sz w:val="24"/>
        </w:rPr>
        <w:t>用</w:t>
      </w:r>
      <w:r>
        <w:rPr>
          <w:rFonts w:hint="eastAsia"/>
          <w:sz w:val="24"/>
        </w:rPr>
        <w:t>M</w:t>
      </w:r>
      <w:r>
        <w:rPr>
          <w:sz w:val="24"/>
        </w:rPr>
        <w:t>MAPI</w:t>
      </w:r>
      <w:r>
        <w:rPr>
          <w:rFonts w:hint="eastAsia"/>
          <w:sz w:val="24"/>
        </w:rPr>
        <w:t>可以实时获得音频数据，</w:t>
      </w:r>
      <w:r>
        <w:rPr>
          <w:rFonts w:hint="eastAsia"/>
          <w:sz w:val="24"/>
        </w:rPr>
        <w:t>M</w:t>
      </w:r>
      <w:r>
        <w:rPr>
          <w:sz w:val="24"/>
        </w:rPr>
        <w:t>MAPI</w:t>
      </w:r>
      <w:r>
        <w:rPr>
          <w:rFonts w:hint="eastAsia"/>
          <w:sz w:val="24"/>
        </w:rPr>
        <w:t>可以把音频缓冲起来并逐块发送给使用者，这种固定大小的音频裸流数据简称为</w:t>
      </w:r>
      <w:r>
        <w:rPr>
          <w:rFonts w:hint="eastAsia"/>
          <w:sz w:val="24"/>
        </w:rPr>
        <w:t>A</w:t>
      </w:r>
      <w:r>
        <w:rPr>
          <w:sz w:val="24"/>
        </w:rPr>
        <w:t>udioFrame</w:t>
      </w:r>
      <w:r>
        <w:rPr>
          <w:rFonts w:hint="eastAsia"/>
          <w:sz w:val="24"/>
        </w:rPr>
        <w:t>。</w:t>
      </w:r>
      <w:r w:rsidR="00F65431">
        <w:rPr>
          <w:rFonts w:hint="eastAsia"/>
          <w:sz w:val="24"/>
        </w:rPr>
        <w:t>当用户预备开始录音时，</w:t>
      </w:r>
      <w:r w:rsidR="00F65431">
        <w:rPr>
          <w:rFonts w:hint="eastAsia"/>
          <w:sz w:val="24"/>
        </w:rPr>
        <w:t>M</w:t>
      </w:r>
      <w:r w:rsidR="00F65431">
        <w:rPr>
          <w:sz w:val="24"/>
        </w:rPr>
        <w:t>MAPI</w:t>
      </w:r>
      <w:r w:rsidR="00F65431">
        <w:rPr>
          <w:rFonts w:hint="eastAsia"/>
          <w:sz w:val="24"/>
        </w:rPr>
        <w:t>以一种格式打开波形输入设备，发送</w:t>
      </w:r>
      <w:r w:rsidR="00C117CD">
        <w:rPr>
          <w:rFonts w:hint="eastAsia"/>
          <w:sz w:val="24"/>
        </w:rPr>
        <w:t>设备开启消息给回调函数并准备缓冲区，将缓冲区添加到设备，告诉录音设备开始录音。录音期间不停发送数据信息给回调函数。当使用者需要结束录音时，</w:t>
      </w:r>
      <w:r w:rsidR="00C117CD">
        <w:rPr>
          <w:rFonts w:hint="eastAsia"/>
          <w:sz w:val="24"/>
        </w:rPr>
        <w:t>M</w:t>
      </w:r>
      <w:r w:rsidR="00C117CD">
        <w:rPr>
          <w:sz w:val="24"/>
        </w:rPr>
        <w:t>MAPI</w:t>
      </w:r>
      <w:r w:rsidR="00C117CD">
        <w:rPr>
          <w:rFonts w:hint="eastAsia"/>
          <w:sz w:val="24"/>
        </w:rPr>
        <w:t>告知设备录音结束并发送消息给回调函数处理最后的数据，然后释放缓冲区，最后关闭设备。</w:t>
      </w:r>
    </w:p>
    <w:p w:rsidR="008C5778" w:rsidRDefault="003A03EB"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1" w:name="_Toc490471938"/>
      <w:r>
        <w:rPr>
          <w:rFonts w:asciiTheme="minorEastAsia" w:eastAsiaTheme="minorEastAsia" w:hAnsiTheme="minorEastAsia" w:hint="eastAsia"/>
          <w:b/>
          <w:color w:val="000000"/>
          <w:sz w:val="28"/>
          <w:szCs w:val="28"/>
        </w:rPr>
        <w:t>语音数据提取</w:t>
      </w:r>
      <w:bookmarkEnd w:id="41"/>
    </w:p>
    <w:p w:rsidR="00091AE1" w:rsidRDefault="00091AE1" w:rsidP="00091AE1">
      <w:pPr>
        <w:spacing w:line="360" w:lineRule="auto"/>
        <w:ind w:firstLineChars="200" w:firstLine="480"/>
        <w:rPr>
          <w:sz w:val="24"/>
        </w:rPr>
      </w:pPr>
      <w:r>
        <w:rPr>
          <w:rFonts w:hint="eastAsia"/>
          <w:sz w:val="24"/>
        </w:rPr>
        <w:t>每一个语音文件（此处专指</w:t>
      </w:r>
      <w:r>
        <w:rPr>
          <w:rFonts w:hint="eastAsia"/>
          <w:sz w:val="24"/>
        </w:rPr>
        <w:t>wav</w:t>
      </w:r>
      <w:r>
        <w:rPr>
          <w:rFonts w:hint="eastAsia"/>
          <w:sz w:val="24"/>
        </w:rPr>
        <w:t>格式）都必定有四个模块</w:t>
      </w:r>
      <w:r w:rsidR="00666055">
        <w:rPr>
          <w:rFonts w:hint="eastAsia"/>
          <w:sz w:val="24"/>
        </w:rPr>
        <w:t>（如图</w:t>
      </w:r>
      <w:r w:rsidR="00666055">
        <w:rPr>
          <w:rFonts w:hint="eastAsia"/>
          <w:sz w:val="24"/>
        </w:rPr>
        <w:t>2</w:t>
      </w:r>
      <w:r w:rsidR="00666055">
        <w:rPr>
          <w:rFonts w:hint="eastAsia"/>
          <w:sz w:val="24"/>
        </w:rPr>
        <w:t>）</w:t>
      </w:r>
      <w:r>
        <w:rPr>
          <w:rFonts w:hint="eastAsia"/>
          <w:sz w:val="24"/>
        </w:rPr>
        <w:t>，它们分别为</w:t>
      </w:r>
      <w:r>
        <w:rPr>
          <w:rFonts w:hint="eastAsia"/>
          <w:sz w:val="24"/>
        </w:rPr>
        <w:t>RIFF</w:t>
      </w:r>
      <w:r>
        <w:rPr>
          <w:rFonts w:hint="eastAsia"/>
          <w:sz w:val="24"/>
        </w:rPr>
        <w:t>块、格式块、附加块、数据块，其中</w:t>
      </w:r>
      <w:r>
        <w:rPr>
          <w:rFonts w:hint="eastAsia"/>
          <w:sz w:val="24"/>
        </w:rPr>
        <w:t>RIFF</w:t>
      </w:r>
      <w:r>
        <w:rPr>
          <w:rFonts w:hint="eastAsia"/>
          <w:sz w:val="24"/>
        </w:rPr>
        <w:t>、格式块和附加块的总长度必定是</w:t>
      </w:r>
      <w:r>
        <w:rPr>
          <w:rFonts w:hint="eastAsia"/>
          <w:sz w:val="24"/>
        </w:rPr>
        <w:t>24</w:t>
      </w:r>
      <w:r>
        <w:rPr>
          <w:rFonts w:hint="eastAsia"/>
          <w:sz w:val="24"/>
        </w:rPr>
        <w:t>或</w:t>
      </w:r>
      <w:r>
        <w:rPr>
          <w:rFonts w:hint="eastAsia"/>
          <w:sz w:val="24"/>
        </w:rPr>
        <w:t>26</w:t>
      </w:r>
      <w:r>
        <w:rPr>
          <w:rFonts w:hint="eastAsia"/>
          <w:sz w:val="24"/>
        </w:rPr>
        <w:t>字节，数据块长度不定。</w:t>
      </w:r>
      <w:r>
        <w:rPr>
          <w:rFonts w:hint="eastAsia"/>
          <w:sz w:val="24"/>
        </w:rPr>
        <w:t>RIFF</w:t>
      </w:r>
      <w:r>
        <w:rPr>
          <w:rFonts w:hint="eastAsia"/>
          <w:sz w:val="24"/>
        </w:rPr>
        <w:t>块有如下内容：标识符、文件长度、</w:t>
      </w:r>
      <w:r>
        <w:rPr>
          <w:rFonts w:hint="eastAsia"/>
          <w:sz w:val="24"/>
        </w:rPr>
        <w:t>WAV</w:t>
      </w:r>
      <w:r>
        <w:rPr>
          <w:rFonts w:hint="eastAsia"/>
          <w:sz w:val="24"/>
        </w:rPr>
        <w:t>标志；格式块有如下内容：标识符、格式块长度、格式类别、声道数、采样频率、数据传送速率、样本字节数、样本位数、附加信息，其中附加信息的有无是通过格式块长度来确定的，如果格式块长度为</w:t>
      </w:r>
      <w:r>
        <w:rPr>
          <w:rFonts w:hint="eastAsia"/>
          <w:sz w:val="24"/>
        </w:rPr>
        <w:t>24</w:t>
      </w:r>
      <w:r>
        <w:rPr>
          <w:rFonts w:hint="eastAsia"/>
          <w:sz w:val="24"/>
        </w:rPr>
        <w:t>则附加信息不存在，如果格式块长度为</w:t>
      </w:r>
      <w:r>
        <w:rPr>
          <w:rFonts w:hint="eastAsia"/>
          <w:sz w:val="24"/>
        </w:rPr>
        <w:t>26</w:t>
      </w:r>
      <w:r>
        <w:rPr>
          <w:rFonts w:hint="eastAsia"/>
          <w:sz w:val="24"/>
        </w:rPr>
        <w:t>则存在附加信息；附加块有如下内容：标识符、块长度、哈希值；数据</w:t>
      </w:r>
      <w:r w:rsidR="004F77A9">
        <w:rPr>
          <w:rFonts w:hint="eastAsia"/>
          <w:sz w:val="24"/>
        </w:rPr>
        <w:t>块有如下内容：标识符、数据长度、数据内容</w:t>
      </w:r>
      <w:r>
        <w:rPr>
          <w:rFonts w:hint="eastAsia"/>
          <w:sz w:val="24"/>
        </w:rPr>
        <w:t>。我们在这里主要要</w:t>
      </w:r>
      <w:r>
        <w:rPr>
          <w:rFonts w:hint="eastAsia"/>
          <w:sz w:val="24"/>
        </w:rPr>
        <w:lastRenderedPageBreak/>
        <w:t>用到数据传送速率、样本字节数、样本位数、数据长度跟数据五个</w:t>
      </w:r>
      <w:r w:rsidR="00797199">
        <w:rPr>
          <w:noProof/>
        </w:rPr>
        <mc:AlternateContent>
          <mc:Choice Requires="wps">
            <w:drawing>
              <wp:anchor distT="0" distB="0" distL="114300" distR="114300" simplePos="0" relativeHeight="251666432" behindDoc="0" locked="0" layoutInCell="1" allowOverlap="1" wp14:anchorId="0BD0D2EE" wp14:editId="6538A1CA">
                <wp:simplePos x="0" y="0"/>
                <wp:positionH relativeFrom="column">
                  <wp:posOffset>0</wp:posOffset>
                </wp:positionH>
                <wp:positionV relativeFrom="paragraph">
                  <wp:posOffset>4117975</wp:posOffset>
                </wp:positionV>
                <wp:extent cx="527431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26339" w:rsidRPr="00F60223" w:rsidRDefault="00F26339" w:rsidP="00797199">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2</w:t>
                            </w:r>
                            <w:r>
                              <w:fldChar w:fldCharType="end"/>
                            </w:r>
                            <w:r>
                              <w:t xml:space="preserve"> WAV</w:t>
                            </w:r>
                            <w:r>
                              <w:t>文件</w:t>
                            </w:r>
                            <w:r>
                              <w:rPr>
                                <w:rFonts w:hint="eastAsia"/>
                              </w:rPr>
                              <w:t>数据结构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0D2EE" id="文本框 6" o:spid="_x0000_s1027" type="#_x0000_t202" style="position:absolute;left:0;text-align:left;margin-left:0;margin-top:324.25pt;width:415.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T5hPQIAAGUEAAAOAAAAZHJzL2Uyb0RvYy54bWysVMGO0zAQvSPxD5bvNG2XLS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" stroked="f">
                <v:textbox style="mso-fit-shape-to-text:t" inset="0,0,0,0">
                  <w:txbxContent>
                    <w:p w:rsidR="00F26339" w:rsidRPr="00F60223" w:rsidRDefault="00F26339" w:rsidP="00797199">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2</w:t>
                      </w:r>
                      <w:r>
                        <w:fldChar w:fldCharType="end"/>
                      </w:r>
                      <w:r>
                        <w:t xml:space="preserve"> WAV</w:t>
                      </w:r>
                      <w:r>
                        <w:t>文件</w:t>
                      </w:r>
                      <w:r>
                        <w:rPr>
                          <w:rFonts w:hint="eastAsia"/>
                        </w:rPr>
                        <w:t>数据结构</w:t>
                      </w:r>
                    </w:p>
                  </w:txbxContent>
                </v:textbox>
                <w10:wrap type="square"/>
              </v:shape>
            </w:pict>
          </mc:Fallback>
        </mc:AlternateContent>
      </w:r>
      <w:r w:rsidR="00797199">
        <w:rPr>
          <w:noProof/>
          <w:sz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95250</wp:posOffset>
            </wp:positionV>
            <wp:extent cx="5274310" cy="396557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96557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部分的内容。</w:t>
      </w:r>
    </w:p>
    <w:p w:rsidR="00091AE1" w:rsidRDefault="00091AE1" w:rsidP="00091AE1">
      <w:pPr>
        <w:spacing w:line="360" w:lineRule="auto"/>
        <w:ind w:firstLineChars="200" w:firstLine="480"/>
        <w:rPr>
          <w:sz w:val="24"/>
        </w:rPr>
      </w:pPr>
      <w:r>
        <w:rPr>
          <w:rFonts w:hint="eastAsia"/>
          <w:sz w:val="24"/>
        </w:rPr>
        <w:t>首先按照文件格式读取文件中我们所需要的内容，读出的数据是以字节的方式存放的，此时的数据并不一定是语音处理的数据，我们需要根据采样位数合并字节，重新换算成语音信号的数据。此处我们实验的数据都是采样位数为</w:t>
      </w:r>
      <w:r>
        <w:rPr>
          <w:rFonts w:hint="eastAsia"/>
          <w:sz w:val="24"/>
        </w:rPr>
        <w:t>16bit</w:t>
      </w:r>
      <w:r>
        <w:rPr>
          <w:rFonts w:hint="eastAsia"/>
          <w:sz w:val="24"/>
        </w:rPr>
        <w:t>的，下面我们就说明以</w:t>
      </w:r>
      <w:r>
        <w:rPr>
          <w:rFonts w:hint="eastAsia"/>
          <w:sz w:val="24"/>
        </w:rPr>
        <w:t>16bit</w:t>
      </w:r>
      <w:r>
        <w:rPr>
          <w:rFonts w:hint="eastAsia"/>
          <w:sz w:val="24"/>
        </w:rPr>
        <w:t>的数据对原字节进行变换的算法</w:t>
      </w:r>
      <w:r>
        <w:rPr>
          <w:rFonts w:hint="eastAsia"/>
          <w:sz w:val="24"/>
        </w:rPr>
        <w:t>:</w:t>
      </w:r>
    </w:p>
    <w:p w:rsidR="00091AE1" w:rsidRDefault="00091AE1" w:rsidP="00091AE1">
      <w:pPr>
        <w:spacing w:line="360" w:lineRule="auto"/>
        <w:ind w:firstLineChars="200" w:firstLine="480"/>
        <w:rPr>
          <w:sz w:val="24"/>
        </w:rPr>
      </w:pPr>
      <w:r>
        <w:rPr>
          <w:rFonts w:hint="eastAsia"/>
          <w:sz w:val="24"/>
        </w:rPr>
        <w:t>采样位数为</w:t>
      </w:r>
      <w:r>
        <w:rPr>
          <w:rFonts w:hint="eastAsia"/>
          <w:sz w:val="24"/>
        </w:rPr>
        <w:t>16bit</w:t>
      </w:r>
      <w:r>
        <w:rPr>
          <w:rFonts w:hint="eastAsia"/>
          <w:sz w:val="24"/>
        </w:rPr>
        <w:t>，也就是说其由两个单字节的数据组成，这个两个字节分为高字节数据与低字节数据。判断如果高字节的数据大于等于</w:t>
      </w:r>
      <w:r>
        <w:rPr>
          <w:rFonts w:hint="eastAsia"/>
          <w:sz w:val="24"/>
        </w:rPr>
        <w:t>0</w:t>
      </w:r>
      <w:r>
        <w:rPr>
          <w:rFonts w:hint="eastAsia"/>
          <w:sz w:val="24"/>
        </w:rPr>
        <w:t>转到步骤</w:t>
      </w:r>
      <w:r>
        <w:rPr>
          <w:rFonts w:hint="eastAsia"/>
          <w:sz w:val="24"/>
        </w:rPr>
        <w:t>2</w:t>
      </w:r>
      <w:r>
        <w:rPr>
          <w:rFonts w:hint="eastAsia"/>
          <w:sz w:val="24"/>
        </w:rPr>
        <w:t>如果高字节的数据小于</w:t>
      </w:r>
      <w:r>
        <w:rPr>
          <w:rFonts w:hint="eastAsia"/>
          <w:sz w:val="24"/>
        </w:rPr>
        <w:t>0</w:t>
      </w:r>
      <w:r>
        <w:rPr>
          <w:rFonts w:hint="eastAsia"/>
          <w:sz w:val="24"/>
        </w:rPr>
        <w:t>转到步骤</w:t>
      </w:r>
      <w:r>
        <w:rPr>
          <w:rFonts w:hint="eastAsia"/>
          <w:sz w:val="24"/>
        </w:rPr>
        <w:t>3</w:t>
      </w:r>
    </w:p>
    <w:p w:rsidR="00091AE1" w:rsidRDefault="00091AE1" w:rsidP="00091AE1">
      <w:pPr>
        <w:spacing w:line="360" w:lineRule="auto"/>
        <w:ind w:firstLineChars="200" w:firstLine="480"/>
        <w:rPr>
          <w:sz w:val="24"/>
        </w:rPr>
      </w:pPr>
      <w:r>
        <w:rPr>
          <w:rFonts w:hint="eastAsia"/>
          <w:sz w:val="24"/>
        </w:rPr>
        <w:t>判断低字节的数据，如果低字节的数据大于等于</w:t>
      </w:r>
      <w:r>
        <w:rPr>
          <w:rFonts w:hint="eastAsia"/>
          <w:sz w:val="24"/>
        </w:rPr>
        <w:t>0</w:t>
      </w:r>
      <w:r>
        <w:rPr>
          <w:rFonts w:hint="eastAsia"/>
          <w:sz w:val="24"/>
        </w:rPr>
        <w:t>，则新生成的数为高字节的数乘</w:t>
      </w:r>
      <w:r>
        <w:rPr>
          <w:rFonts w:hint="eastAsia"/>
          <w:sz w:val="24"/>
        </w:rPr>
        <w:t>256</w:t>
      </w:r>
      <w:r>
        <w:rPr>
          <w:rFonts w:hint="eastAsia"/>
          <w:sz w:val="24"/>
        </w:rPr>
        <w:t>加上低字节的数，</w:t>
      </w:r>
      <w:r w:rsidRPr="00091AE1">
        <w:rPr>
          <w:rFonts w:hint="eastAsia"/>
          <w:sz w:val="24"/>
        </w:rPr>
        <w:object w:dxaOrig="13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2" o:spid="_x0000_i1025" type="#_x0000_t75" style="width:69.3pt;height:14.25pt" o:ole="">
            <v:fill o:detectmouseclick="t"/>
            <v:imagedata r:id="rId12" o:title=""/>
          </v:shape>
          <o:OLEObject Type="Embed" ProgID="Equation.3" ShapeID="对象 22" DrawAspect="Content" ObjectID="_1564842865" r:id="rId13">
            <o:FieldCodes>\* MERGEFORMAT</o:FieldCodes>
          </o:OLEObject>
        </w:object>
      </w:r>
      <w:r>
        <w:rPr>
          <w:rFonts w:hint="eastAsia"/>
          <w:sz w:val="24"/>
        </w:rPr>
        <w:t>；如果低字节的数小于</w:t>
      </w:r>
      <w:r>
        <w:rPr>
          <w:rFonts w:hint="eastAsia"/>
          <w:sz w:val="24"/>
        </w:rPr>
        <w:t>0</w:t>
      </w:r>
      <w:r>
        <w:rPr>
          <w:rFonts w:hint="eastAsia"/>
          <w:sz w:val="24"/>
        </w:rPr>
        <w:t>，则新生成的数为高字节的数乘</w:t>
      </w:r>
      <w:r>
        <w:rPr>
          <w:rFonts w:hint="eastAsia"/>
          <w:sz w:val="24"/>
        </w:rPr>
        <w:t>256</w:t>
      </w:r>
      <w:r>
        <w:rPr>
          <w:rFonts w:hint="eastAsia"/>
          <w:sz w:val="24"/>
        </w:rPr>
        <w:t>加上那个低字节的数的绝对值加上</w:t>
      </w:r>
      <w:r>
        <w:rPr>
          <w:rFonts w:hint="eastAsia"/>
          <w:sz w:val="24"/>
        </w:rPr>
        <w:t>128</w:t>
      </w:r>
      <w:r>
        <w:rPr>
          <w:rFonts w:hint="eastAsia"/>
          <w:sz w:val="24"/>
        </w:rPr>
        <w:t>，</w:t>
      </w:r>
      <w:r w:rsidRPr="00091AE1">
        <w:rPr>
          <w:rFonts w:hint="eastAsia"/>
          <w:sz w:val="24"/>
        </w:rPr>
        <w:object w:dxaOrig="2000" w:dyaOrig="399">
          <v:shape id="对象 23" o:spid="_x0000_i1026" type="#_x0000_t75" style="width:99.9pt;height:19.7pt" o:ole="">
            <v:fill o:detectmouseclick="t"/>
            <v:imagedata r:id="rId14" o:title=""/>
          </v:shape>
          <o:OLEObject Type="Embed" ProgID="Equation.3" ShapeID="对象 23" DrawAspect="Content" ObjectID="_1564842866" r:id="rId15">
            <o:FieldCodes>\* MERGEFORMAT</o:FieldCodes>
          </o:OLEObject>
        </w:object>
      </w:r>
      <w:r>
        <w:rPr>
          <w:rFonts w:hint="eastAsia"/>
          <w:sz w:val="24"/>
        </w:rPr>
        <w:t>；</w:t>
      </w:r>
    </w:p>
    <w:p w:rsidR="00091AE1" w:rsidRDefault="00091AE1" w:rsidP="00091AE1">
      <w:pPr>
        <w:spacing w:line="360" w:lineRule="auto"/>
        <w:ind w:firstLineChars="200" w:firstLine="480"/>
        <w:rPr>
          <w:sz w:val="24"/>
        </w:rPr>
      </w:pPr>
      <w:r>
        <w:rPr>
          <w:rFonts w:hint="eastAsia"/>
          <w:sz w:val="24"/>
        </w:rPr>
        <w:t>判断低字节的数据，如果低字节的数据大于</w:t>
      </w:r>
      <w:r>
        <w:rPr>
          <w:rFonts w:hint="eastAsia"/>
          <w:sz w:val="24"/>
        </w:rPr>
        <w:t>0</w:t>
      </w:r>
      <w:r>
        <w:rPr>
          <w:rFonts w:hint="eastAsia"/>
          <w:sz w:val="24"/>
        </w:rPr>
        <w:t>，则新生成的数为高字节的数的绝对值乘</w:t>
      </w:r>
      <w:r>
        <w:rPr>
          <w:rFonts w:hint="eastAsia"/>
          <w:sz w:val="24"/>
        </w:rPr>
        <w:t>256</w:t>
      </w:r>
      <w:r>
        <w:rPr>
          <w:rFonts w:hint="eastAsia"/>
          <w:sz w:val="24"/>
        </w:rPr>
        <w:t>加上低字节的数的负数，</w:t>
      </w:r>
      <w:r w:rsidRPr="00091AE1">
        <w:rPr>
          <w:rFonts w:hint="eastAsia"/>
          <w:sz w:val="24"/>
        </w:rPr>
        <w:object w:dxaOrig="1579" w:dyaOrig="399">
          <v:shape id="对象 24" o:spid="_x0000_i1027" type="#_x0000_t75" style="width:78.8pt;height:19.7pt" o:ole="">
            <v:fill o:detectmouseclick="t"/>
            <v:imagedata r:id="rId16" o:title=""/>
          </v:shape>
          <o:OLEObject Type="Embed" ProgID="Equation.3" ShapeID="对象 24" DrawAspect="Content" ObjectID="_1564842867" r:id="rId17">
            <o:FieldCodes>\* MERGEFORMAT</o:FieldCodes>
          </o:OLEObject>
        </w:object>
      </w:r>
      <w:r>
        <w:rPr>
          <w:rFonts w:hint="eastAsia"/>
          <w:sz w:val="24"/>
        </w:rPr>
        <w:t>；如果低字节的数小于</w:t>
      </w:r>
      <w:r>
        <w:rPr>
          <w:rFonts w:hint="eastAsia"/>
          <w:sz w:val="24"/>
        </w:rPr>
        <w:lastRenderedPageBreak/>
        <w:t>等于</w:t>
      </w:r>
      <w:r>
        <w:rPr>
          <w:rFonts w:hint="eastAsia"/>
          <w:sz w:val="24"/>
        </w:rPr>
        <w:t>0</w:t>
      </w:r>
      <w:r>
        <w:rPr>
          <w:rFonts w:hint="eastAsia"/>
          <w:sz w:val="24"/>
        </w:rPr>
        <w:t>，则新生成的数为高字节的数的绝对值乘</w:t>
      </w:r>
      <w:r>
        <w:rPr>
          <w:rFonts w:hint="eastAsia"/>
          <w:sz w:val="24"/>
        </w:rPr>
        <w:t>256</w:t>
      </w:r>
      <w:r>
        <w:rPr>
          <w:rFonts w:hint="eastAsia"/>
          <w:sz w:val="24"/>
        </w:rPr>
        <w:t>加上低字节的数的绝对值加上</w:t>
      </w:r>
      <w:r>
        <w:rPr>
          <w:rFonts w:hint="eastAsia"/>
          <w:sz w:val="24"/>
        </w:rPr>
        <w:t>128</w:t>
      </w:r>
      <w:r>
        <w:rPr>
          <w:rFonts w:hint="eastAsia"/>
          <w:sz w:val="24"/>
        </w:rPr>
        <w:t>的负数，</w:t>
      </w:r>
      <w:r w:rsidRPr="00091AE1">
        <w:rPr>
          <w:rFonts w:hint="eastAsia"/>
          <w:sz w:val="24"/>
        </w:rPr>
        <w:object w:dxaOrig="2180" w:dyaOrig="399">
          <v:shape id="对象 25" o:spid="_x0000_i1028" type="#_x0000_t75" style="width:108.65pt;height:19.7pt" o:ole="">
            <v:fill o:detectmouseclick="t"/>
            <v:imagedata r:id="rId18" o:title=""/>
          </v:shape>
          <o:OLEObject Type="Embed" ProgID="Equation.3" ShapeID="对象 25" DrawAspect="Content" ObjectID="_1564842868" r:id="rId19">
            <o:FieldCodes>\* MERGEFORMAT</o:FieldCodes>
          </o:OLEObject>
        </w:object>
      </w:r>
      <w:r>
        <w:rPr>
          <w:rFonts w:hint="eastAsia"/>
          <w:sz w:val="24"/>
        </w:rPr>
        <w:t>；</w:t>
      </w:r>
    </w:p>
    <w:p w:rsidR="00091AE1" w:rsidRDefault="00091AE1" w:rsidP="00091AE1">
      <w:pPr>
        <w:spacing w:line="360" w:lineRule="auto"/>
        <w:ind w:firstLineChars="200" w:firstLine="480"/>
        <w:rPr>
          <w:sz w:val="24"/>
        </w:rPr>
      </w:pPr>
      <w:r>
        <w:rPr>
          <w:rFonts w:hint="eastAsia"/>
          <w:sz w:val="24"/>
        </w:rPr>
        <w:t>注：</w:t>
      </w:r>
      <w:r>
        <w:rPr>
          <w:rFonts w:hint="eastAsia"/>
          <w:sz w:val="24"/>
        </w:rPr>
        <w:t>A</w:t>
      </w:r>
      <w:r>
        <w:rPr>
          <w:rFonts w:hint="eastAsia"/>
          <w:sz w:val="24"/>
        </w:rPr>
        <w:t>表示高字节数，</w:t>
      </w:r>
      <w:r>
        <w:rPr>
          <w:rFonts w:hint="eastAsia"/>
          <w:sz w:val="24"/>
        </w:rPr>
        <w:t>B</w:t>
      </w:r>
      <w:r>
        <w:rPr>
          <w:rFonts w:hint="eastAsia"/>
          <w:sz w:val="24"/>
        </w:rPr>
        <w:t>表示低字节数，</w:t>
      </w:r>
      <w:r>
        <w:rPr>
          <w:rFonts w:hint="eastAsia"/>
          <w:sz w:val="24"/>
        </w:rPr>
        <w:t>C</w:t>
      </w:r>
      <w:r>
        <w:rPr>
          <w:rFonts w:hint="eastAsia"/>
          <w:sz w:val="24"/>
        </w:rPr>
        <w:t>表示生成的数</w:t>
      </w:r>
    </w:p>
    <w:p w:rsidR="00EE021C" w:rsidRPr="00E9785B" w:rsidRDefault="00091AE1" w:rsidP="00E9785B">
      <w:pPr>
        <w:spacing w:line="360" w:lineRule="auto"/>
        <w:ind w:firstLineChars="200" w:firstLine="480"/>
        <w:rPr>
          <w:sz w:val="24"/>
        </w:rPr>
      </w:pPr>
      <w:r>
        <w:rPr>
          <w:rFonts w:hint="eastAsia"/>
          <w:sz w:val="24"/>
        </w:rPr>
        <w:t>此时的数据就是语音信号可参与转换的数，其数值的范围</w:t>
      </w:r>
      <w:r w:rsidRPr="00091AE1">
        <w:rPr>
          <w:rFonts w:hint="eastAsia"/>
          <w:sz w:val="24"/>
        </w:rPr>
        <w:object w:dxaOrig="2480" w:dyaOrig="319">
          <v:shape id="对象 21" o:spid="_x0000_i1029" type="#_x0000_t75" style="width:124.25pt;height:16.3pt" o:ole="">
            <v:fill o:detectmouseclick="t"/>
            <v:imagedata r:id="rId20" o:title=""/>
          </v:shape>
          <o:OLEObject Type="Embed" ProgID="Equation.3" ShapeID="对象 21" DrawAspect="Content" ObjectID="_1564842869" r:id="rId21">
            <o:FieldCodes>\* MERGEFORMAT</o:FieldCodes>
          </o:OLEObject>
        </w:object>
      </w:r>
      <w:r>
        <w:rPr>
          <w:rFonts w:hint="eastAsia"/>
          <w:sz w:val="24"/>
        </w:rPr>
        <w:t>此时的数据已经可以参与运算了，但是从实验的角度上，相对过大的数据将会给计算机带来相对较大的负荷，所以此时我们对数值进行“归一化”，将每个数据除以</w:t>
      </w:r>
      <w:r w:rsidRPr="00091AE1">
        <w:rPr>
          <w:rFonts w:hint="eastAsia"/>
          <w:sz w:val="24"/>
        </w:rPr>
        <w:object w:dxaOrig="1080" w:dyaOrig="319">
          <v:shape id="对象 20" o:spid="_x0000_i1030" type="#_x0000_t75" style="width:54.3pt;height:16.3pt" o:ole="">
            <v:fill o:detectmouseclick="t"/>
            <v:imagedata r:id="rId22" o:title=""/>
          </v:shape>
          <o:OLEObject Type="Embed" ProgID="Equation.3" ShapeID="对象 20" DrawAspect="Content" ObjectID="_1564842870" r:id="rId23">
            <o:FieldCodes>\* MERGEFORMAT</o:FieldCodes>
          </o:OLEObject>
        </w:object>
      </w:r>
      <w:r>
        <w:rPr>
          <w:rFonts w:hint="eastAsia"/>
          <w:sz w:val="24"/>
        </w:rPr>
        <w:t>，使得最后的数据范围在</w:t>
      </w:r>
      <w:r>
        <w:rPr>
          <w:rFonts w:hint="eastAsia"/>
          <w:sz w:val="24"/>
        </w:rPr>
        <w:t>-1~1</w:t>
      </w:r>
      <w:r>
        <w:rPr>
          <w:rFonts w:hint="eastAsia"/>
          <w:sz w:val="24"/>
        </w:rPr>
        <w:t>之间。</w:t>
      </w:r>
    </w:p>
    <w:p w:rsidR="003A03EB" w:rsidRDefault="003A03EB"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2" w:name="_Toc490471939"/>
      <w:r>
        <w:rPr>
          <w:rFonts w:asciiTheme="minorEastAsia" w:eastAsiaTheme="minorEastAsia" w:hAnsiTheme="minorEastAsia" w:hint="eastAsia"/>
          <w:b/>
          <w:color w:val="000000"/>
          <w:sz w:val="28"/>
          <w:szCs w:val="28"/>
        </w:rPr>
        <w:t>分帧与加窗</w:t>
      </w:r>
      <w:bookmarkEnd w:id="42"/>
    </w:p>
    <w:p w:rsidR="005F68DC" w:rsidRDefault="00002FC7" w:rsidP="005F68DC">
      <w:pPr>
        <w:spacing w:line="360" w:lineRule="auto"/>
        <w:ind w:firstLineChars="200" w:firstLine="420"/>
        <w:rPr>
          <w:sz w:val="24"/>
        </w:rPr>
      </w:pPr>
      <w:r>
        <w:rPr>
          <w:noProof/>
        </w:rPr>
        <mc:AlternateContent>
          <mc:Choice Requires="wps">
            <w:drawing>
              <wp:anchor distT="0" distB="0" distL="114300" distR="114300" simplePos="0" relativeHeight="251669504" behindDoc="0" locked="0" layoutInCell="1" allowOverlap="1" wp14:anchorId="7A8E9C21" wp14:editId="4C0898CC">
                <wp:simplePos x="0" y="0"/>
                <wp:positionH relativeFrom="column">
                  <wp:posOffset>523875</wp:posOffset>
                </wp:positionH>
                <wp:positionV relativeFrom="paragraph">
                  <wp:posOffset>4561840</wp:posOffset>
                </wp:positionV>
                <wp:extent cx="442468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rsidR="00F26339" w:rsidRPr="002624FC" w:rsidRDefault="00F26339" w:rsidP="00002FC7">
                            <w:pPr>
                              <w:pStyle w:val="ab"/>
                              <w:jc w:val="center"/>
                              <w:rPr>
                                <w:rFonts w:asciiTheme="minorEastAsia" w:hAnsiTheme="minorEastAsia" w:cs="Times New Roman"/>
                                <w:b/>
                                <w:noProof/>
                                <w:color w:val="000000"/>
                                <w:sz w:val="28"/>
                                <w:szCs w:val="28"/>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3</w:t>
                            </w:r>
                            <w:r>
                              <w:fldChar w:fldCharType="end"/>
                            </w:r>
                            <w:r>
                              <w:t xml:space="preserve"> </w:t>
                            </w:r>
                            <w:r>
                              <w:t>宏观</w:t>
                            </w:r>
                            <w:r>
                              <w:rPr>
                                <w:rFonts w:hint="eastAsia"/>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E9C21" id="文本框 11" o:spid="_x0000_s1028" type="#_x0000_t202" style="position:absolute;left:0;text-align:left;margin-left:41.25pt;margin-top:359.2pt;width:34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" stroked="f">
                <v:textbox style="mso-fit-shape-to-text:t" inset="0,0,0,0">
                  <w:txbxContent>
                    <w:p w:rsidR="00F26339" w:rsidRPr="002624FC" w:rsidRDefault="00F26339" w:rsidP="00002FC7">
                      <w:pPr>
                        <w:pStyle w:val="ab"/>
                        <w:jc w:val="center"/>
                        <w:rPr>
                          <w:rFonts w:asciiTheme="minorEastAsia" w:hAnsiTheme="minorEastAsia" w:cs="Times New Roman"/>
                          <w:b/>
                          <w:noProof/>
                          <w:color w:val="000000"/>
                          <w:sz w:val="28"/>
                          <w:szCs w:val="28"/>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3</w:t>
                      </w:r>
                      <w:r>
                        <w:fldChar w:fldCharType="end"/>
                      </w:r>
                      <w:r>
                        <w:t xml:space="preserve"> </w:t>
                      </w:r>
                      <w:r>
                        <w:t>宏观</w:t>
                      </w:r>
                      <w:r>
                        <w:rPr>
                          <w:rFonts w:hint="eastAsia"/>
                        </w:rPr>
                        <w:t>分帧示意图</w:t>
                      </w:r>
                    </w:p>
                  </w:txbxContent>
                </v:textbox>
                <w10:wrap type="topAndBottom"/>
              </v:shape>
            </w:pict>
          </mc:Fallback>
        </mc:AlternateContent>
      </w:r>
      <w:r>
        <w:rPr>
          <w:rFonts w:asciiTheme="minorEastAsia" w:eastAsiaTheme="minorEastAsia" w:hAnsiTheme="minorEastAsia" w:hint="eastAsia"/>
          <w:b/>
          <w:noProof/>
          <w:color w:val="000000"/>
          <w:sz w:val="28"/>
          <w:szCs w:val="28"/>
        </w:rPr>
        <w:drawing>
          <wp:anchor distT="0" distB="0" distL="114300" distR="114300" simplePos="0" relativeHeight="251667456" behindDoc="0" locked="0" layoutInCell="1" allowOverlap="1">
            <wp:simplePos x="0" y="0"/>
            <wp:positionH relativeFrom="column">
              <wp:posOffset>523875</wp:posOffset>
            </wp:positionH>
            <wp:positionV relativeFrom="paragraph">
              <wp:posOffset>2094865</wp:posOffset>
            </wp:positionV>
            <wp:extent cx="4424680" cy="24098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3.png"/>
                    <pic:cNvPicPr/>
                  </pic:nvPicPr>
                  <pic:blipFill>
                    <a:blip r:embed="rId24">
                      <a:extLst>
                        <a:ext uri="{28A0092B-C50C-407E-A947-70E740481C1C}">
                          <a14:useLocalDpi xmlns:a14="http://schemas.microsoft.com/office/drawing/2010/main" val="0"/>
                        </a:ext>
                      </a:extLst>
                    </a:blip>
                    <a:stretch>
                      <a:fillRect/>
                    </a:stretch>
                  </pic:blipFill>
                  <pic:spPr>
                    <a:xfrm>
                      <a:off x="0" y="0"/>
                      <a:ext cx="4424680" cy="2409825"/>
                    </a:xfrm>
                    <a:prstGeom prst="rect">
                      <a:avLst/>
                    </a:prstGeom>
                  </pic:spPr>
                </pic:pic>
              </a:graphicData>
            </a:graphic>
            <wp14:sizeRelH relativeFrom="page">
              <wp14:pctWidth>0</wp14:pctWidth>
            </wp14:sizeRelH>
            <wp14:sizeRelV relativeFrom="page">
              <wp14:pctHeight>0</wp14:pctHeight>
            </wp14:sizeRelV>
          </wp:anchor>
        </w:drawing>
      </w:r>
      <w:r w:rsidR="00B33F01" w:rsidRPr="004A729E">
        <w:rPr>
          <w:sz w:val="24"/>
        </w:rPr>
        <w:t>语音信号是随时间而变化的，是一个非平稳态过程，但是在短时间范围内（一般在</w:t>
      </w:r>
      <w:r w:rsidR="00B33F01" w:rsidRPr="004A729E">
        <w:rPr>
          <w:sz w:val="24"/>
        </w:rPr>
        <w:t>10-30ms</w:t>
      </w:r>
      <w:r w:rsidR="00B33F01" w:rsidRPr="004A729E">
        <w:rPr>
          <w:sz w:val="24"/>
        </w:rPr>
        <w:t>内），其特性基本保持不变，即相对稳定，所以语音信号具有短时平稳性。任何语音信号的分析和处理必须建立在</w:t>
      </w:r>
      <w:r w:rsidR="00B33F01" w:rsidRPr="004A729E">
        <w:rPr>
          <w:rFonts w:hint="eastAsia"/>
          <w:sz w:val="24"/>
        </w:rPr>
        <w:t>“</w:t>
      </w:r>
      <w:r w:rsidR="00B33F01" w:rsidRPr="004A729E">
        <w:rPr>
          <w:sz w:val="24"/>
        </w:rPr>
        <w:t>短时</w:t>
      </w:r>
      <w:r w:rsidR="00B33F01" w:rsidRPr="004A729E">
        <w:rPr>
          <w:rFonts w:hint="eastAsia"/>
          <w:sz w:val="24"/>
        </w:rPr>
        <w:t>”</w:t>
      </w:r>
      <w:r w:rsidR="00B33F01" w:rsidRPr="004A729E">
        <w:rPr>
          <w:sz w:val="24"/>
        </w:rPr>
        <w:t>的基础上，即进行分帧处理。分帧是通过可移动的有限长度窗函数进行加权的方法实现的。</w:t>
      </w:r>
      <w:r w:rsidR="00C178AB">
        <w:rPr>
          <w:rFonts w:hint="eastAsia"/>
          <w:sz w:val="24"/>
        </w:rPr>
        <w:t>如图三</w:t>
      </w:r>
      <w:r w:rsidR="00B33F01" w:rsidRPr="004A729E">
        <w:rPr>
          <w:rFonts w:hint="eastAsia"/>
          <w:sz w:val="24"/>
        </w:rPr>
        <w:t>示意图，图中为语音信号分了两个窗，窗一与窗二，窗一的开始与窗二的开始被称为窗移，若将此图放大若干倍</w:t>
      </w:r>
      <w:r w:rsidR="00C178AB">
        <w:rPr>
          <w:rFonts w:hint="eastAsia"/>
          <w:sz w:val="24"/>
        </w:rPr>
        <w:t>，窗与窗之间数值的变化不大，然而却能够体现语音信号的特征。如图四</w:t>
      </w:r>
      <w:r w:rsidR="00B33F01" w:rsidRPr="004A729E">
        <w:rPr>
          <w:rFonts w:hint="eastAsia"/>
          <w:sz w:val="24"/>
        </w:rPr>
        <w:t>，就是放大后的图。</w:t>
      </w:r>
    </w:p>
    <w:p w:rsidR="005F68DC" w:rsidRPr="005F68DC" w:rsidRDefault="00BF6002" w:rsidP="005F68DC">
      <w:pPr>
        <w:spacing w:line="360" w:lineRule="auto"/>
        <w:ind w:firstLineChars="200" w:firstLine="480"/>
        <w:rPr>
          <w:sz w:val="24"/>
        </w:rPr>
      </w:pPr>
      <w:r w:rsidRPr="005F68DC">
        <w:rPr>
          <w:rFonts w:hint="eastAsia"/>
          <w:sz w:val="24"/>
        </w:rPr>
        <w:t>分帧通常每帧取</w:t>
      </w:r>
      <w:r w:rsidRPr="005F68DC">
        <w:rPr>
          <w:rFonts w:hint="eastAsia"/>
          <w:sz w:val="24"/>
        </w:rPr>
        <w:t>10~40ms</w:t>
      </w:r>
      <w:r w:rsidRPr="005F68DC">
        <w:rPr>
          <w:rFonts w:hint="eastAsia"/>
          <w:sz w:val="24"/>
        </w:rPr>
        <w:t>的数据，其中</w:t>
      </w:r>
      <w:r w:rsidR="007952C2" w:rsidRPr="005F68DC">
        <w:rPr>
          <w:rFonts w:hint="eastAsia"/>
          <w:sz w:val="24"/>
        </w:rPr>
        <w:t>人们常使用</w:t>
      </w:r>
      <w:r w:rsidR="007952C2" w:rsidRPr="005F68DC">
        <w:rPr>
          <w:rFonts w:hint="eastAsia"/>
          <w:sz w:val="24"/>
        </w:rPr>
        <w:t>25ms</w:t>
      </w:r>
      <w:r w:rsidR="007952C2" w:rsidRPr="005F68DC">
        <w:rPr>
          <w:rFonts w:hint="eastAsia"/>
          <w:sz w:val="24"/>
        </w:rPr>
        <w:t>作为标准配置，但考虑到后续工作需要对数据进行快速傅里叶变换，当中需要每帧的数据</w:t>
      </w:r>
      <w:r w:rsidR="008E65D0" w:rsidRPr="005F68DC">
        <w:rPr>
          <w:rFonts w:hint="eastAsia"/>
          <w:sz w:val="24"/>
        </w:rPr>
        <w:t>个数</w:t>
      </w:r>
      <w:r w:rsidR="007952C2" w:rsidRPr="005F68DC">
        <w:rPr>
          <w:rFonts w:hint="eastAsia"/>
          <w:sz w:val="24"/>
        </w:rPr>
        <w:t>为</w:t>
      </w:r>
      <m:oMath>
        <m:sSup>
          <m:sSupPr>
            <m:ctrlPr>
              <w:rPr>
                <w:rFonts w:ascii="Cambria Math" w:hAnsi="Cambria Math"/>
                <w:sz w:val="24"/>
              </w:rPr>
            </m:ctrlPr>
          </m:sSupPr>
          <m:e>
            <m:r>
              <m:rPr>
                <m:sty m:val="p"/>
              </m:rPr>
              <w:rPr>
                <w:rFonts w:ascii="Cambria Math" w:hAnsi="Cambria Math"/>
                <w:sz w:val="24"/>
              </w:rPr>
              <m:t>2</m:t>
            </m:r>
          </m:e>
          <m:sup>
            <m:r>
              <w:rPr>
                <w:rFonts w:ascii="Cambria Math" w:hAnsi="Cambria Math"/>
                <w:sz w:val="24"/>
              </w:rPr>
              <m:t>n</m:t>
            </m:r>
          </m:sup>
        </m:sSup>
      </m:oMath>
      <w:r w:rsidR="008E65D0" w:rsidRPr="005F68DC">
        <w:rPr>
          <w:rFonts w:hint="eastAsia"/>
          <w:sz w:val="24"/>
        </w:rPr>
        <w:t>，所以，本课题采用的帧长为</w:t>
      </w:r>
      <w:r w:rsidR="008E65D0" w:rsidRPr="005F68DC">
        <w:rPr>
          <w:rFonts w:hint="eastAsia"/>
          <w:sz w:val="24"/>
        </w:rPr>
        <w:t>256</w:t>
      </w:r>
      <w:r w:rsidR="008E65D0" w:rsidRPr="005F68DC">
        <w:rPr>
          <w:rFonts w:hint="eastAsia"/>
          <w:sz w:val="24"/>
        </w:rPr>
        <w:t>、帧移为</w:t>
      </w:r>
      <w:r w:rsidR="008E65D0" w:rsidRPr="005F68DC">
        <w:rPr>
          <w:rFonts w:hint="eastAsia"/>
          <w:sz w:val="24"/>
        </w:rPr>
        <w:t>125</w:t>
      </w:r>
      <w:r w:rsidR="00F773BE" w:rsidRPr="005F68DC">
        <w:rPr>
          <w:rFonts w:hint="eastAsia"/>
          <w:sz w:val="24"/>
        </w:rPr>
        <w:t>。</w:t>
      </w:r>
      <w:r w:rsidR="002D3B1E" w:rsidRPr="005F68DC">
        <w:rPr>
          <w:rFonts w:hint="eastAsia"/>
          <w:sz w:val="24"/>
        </w:rPr>
        <w:t>我们通常使用汉明窗作为加窗函数，</w:t>
      </w:r>
      <w:r w:rsidR="0070230C" w:rsidRPr="005F68DC">
        <w:rPr>
          <w:rFonts w:hint="eastAsia"/>
          <w:sz w:val="24"/>
        </w:rPr>
        <w:t>汉明窗中的数据能够为傅里叶变换</w:t>
      </w:r>
      <w:r w:rsidR="002D3B1E" w:rsidRPr="005F68DC">
        <w:rPr>
          <w:rFonts w:hint="eastAsia"/>
          <w:sz w:val="24"/>
        </w:rPr>
        <w:t>提供便利减少数据量，汉明窗函数</w:t>
      </w:r>
      <w:r w:rsidR="002D3B1E">
        <w:rPr>
          <w:rFonts w:hint="eastAsia"/>
          <w:color w:val="000000"/>
          <w:sz w:val="24"/>
          <w:shd w:val="clear" w:color="auto" w:fill="FFFFFF"/>
        </w:rPr>
        <w:t>：</w:t>
      </w:r>
      <w:r w:rsidR="00356EA0">
        <w:rPr>
          <w:rFonts w:hint="eastAsia"/>
        </w:rPr>
        <w:t xml:space="preserve"> </w:t>
      </w:r>
      <w:r w:rsidR="008B7824">
        <w:rPr>
          <w:noProof/>
        </w:rPr>
        <w:lastRenderedPageBreak/>
        <mc:AlternateContent>
          <mc:Choice Requires="wps">
            <w:drawing>
              <wp:anchor distT="0" distB="0" distL="114300" distR="114300" simplePos="0" relativeHeight="251672576" behindDoc="0" locked="0" layoutInCell="1" allowOverlap="1" wp14:anchorId="72F464E2" wp14:editId="24CF2618">
                <wp:simplePos x="0" y="0"/>
                <wp:positionH relativeFrom="column">
                  <wp:posOffset>-57150</wp:posOffset>
                </wp:positionH>
                <wp:positionV relativeFrom="paragraph">
                  <wp:posOffset>2293620</wp:posOffset>
                </wp:positionV>
                <wp:extent cx="459613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4596130" cy="635"/>
                        </a:xfrm>
                        <a:prstGeom prst="rect">
                          <a:avLst/>
                        </a:prstGeom>
                        <a:solidFill>
                          <a:prstClr val="white"/>
                        </a:solidFill>
                        <a:ln>
                          <a:noFill/>
                        </a:ln>
                      </wps:spPr>
                      <wps:txbx>
                        <w:txbxContent>
                          <w:p w:rsidR="00F26339" w:rsidRPr="00E22161" w:rsidRDefault="00F26339" w:rsidP="00002FC7">
                            <w:pPr>
                              <w:pStyle w:val="ab"/>
                              <w:jc w:val="center"/>
                              <w:rPr>
                                <w:rFonts w:ascii="Times New Roman" w:eastAsia="宋体" w:hAnsi="Times New Roman" w:cs="Times New Roman"/>
                                <w:noProof/>
                                <w:sz w:val="24"/>
                                <w:szCs w:val="24"/>
                                <w:lang w:val="zh-CN"/>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4</w:t>
                            </w:r>
                            <w:r>
                              <w:fldChar w:fldCharType="end"/>
                            </w:r>
                            <w:r>
                              <w:t>微观</w:t>
                            </w:r>
                            <w:r>
                              <w:rPr>
                                <w:rFonts w:hint="eastAsia"/>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464E2" id="文本框 13" o:spid="_x0000_s1029" type="#_x0000_t202" style="position:absolute;left:0;text-align:left;margin-left:-4.5pt;margin-top:180.6pt;width:36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" stroked="f">
                <v:textbox style="mso-fit-shape-to-text:t" inset="0,0,0,0">
                  <w:txbxContent>
                    <w:p w:rsidR="00F26339" w:rsidRPr="00E22161" w:rsidRDefault="00F26339" w:rsidP="00002FC7">
                      <w:pPr>
                        <w:pStyle w:val="ab"/>
                        <w:jc w:val="center"/>
                        <w:rPr>
                          <w:rFonts w:ascii="Times New Roman" w:eastAsia="宋体" w:hAnsi="Times New Roman" w:cs="Times New Roman"/>
                          <w:noProof/>
                          <w:sz w:val="24"/>
                          <w:szCs w:val="24"/>
                          <w:lang w:val="zh-CN"/>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4</w:t>
                      </w:r>
                      <w:r>
                        <w:fldChar w:fldCharType="end"/>
                      </w:r>
                      <w:r>
                        <w:t>微观</w:t>
                      </w:r>
                      <w:r>
                        <w:rPr>
                          <w:rFonts w:hint="eastAsia"/>
                        </w:rPr>
                        <w:t>分帧示意图</w:t>
                      </w:r>
                    </w:p>
                  </w:txbxContent>
                </v:textbox>
                <w10:wrap type="topAndBottom"/>
              </v:shape>
            </w:pict>
          </mc:Fallback>
        </mc:AlternateContent>
      </w:r>
      <w:r w:rsidR="008B7824">
        <w:rPr>
          <w:rFonts w:hint="eastAsia"/>
          <w:noProof/>
          <w:sz w:val="24"/>
          <w:lang w:val="zh-CN"/>
        </w:rPr>
        <w:drawing>
          <wp:anchor distT="0" distB="0" distL="114300" distR="114300" simplePos="0" relativeHeight="251670528" behindDoc="0" locked="0" layoutInCell="1" allowOverlap="1">
            <wp:simplePos x="0" y="0"/>
            <wp:positionH relativeFrom="column">
              <wp:posOffset>323850</wp:posOffset>
            </wp:positionH>
            <wp:positionV relativeFrom="paragraph">
              <wp:posOffset>0</wp:posOffset>
            </wp:positionV>
            <wp:extent cx="4596130" cy="227647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4.png"/>
                    <pic:cNvPicPr/>
                  </pic:nvPicPr>
                  <pic:blipFill>
                    <a:blip r:embed="rId25">
                      <a:extLst>
                        <a:ext uri="{28A0092B-C50C-407E-A947-70E740481C1C}">
                          <a14:useLocalDpi xmlns:a14="http://schemas.microsoft.com/office/drawing/2010/main" val="0"/>
                        </a:ext>
                      </a:extLst>
                    </a:blip>
                    <a:stretch>
                      <a:fillRect/>
                    </a:stretch>
                  </pic:blipFill>
                  <pic:spPr>
                    <a:xfrm>
                      <a:off x="0" y="0"/>
                      <a:ext cx="4596130" cy="2276475"/>
                    </a:xfrm>
                    <a:prstGeom prst="rect">
                      <a:avLst/>
                    </a:prstGeom>
                  </pic:spPr>
                </pic:pic>
              </a:graphicData>
            </a:graphic>
            <wp14:sizeRelH relativeFrom="page">
              <wp14:pctWidth>0</wp14:pctWidth>
            </wp14:sizeRelH>
            <wp14:sizeRelV relativeFrom="page">
              <wp14:pctHeight>0</wp14:pctHeight>
            </wp14:sizeRelV>
          </wp:anchor>
        </w:drawing>
      </w:r>
      <w:r w:rsidR="002D3B1E">
        <w:rPr>
          <w:rFonts w:hint="eastAsia"/>
          <w:color w:val="000000"/>
          <w:position w:val="-50"/>
          <w:sz w:val="24"/>
          <w:shd w:val="clear" w:color="auto" w:fill="FFFFFF"/>
        </w:rPr>
        <w:object w:dxaOrig="4540" w:dyaOrig="1119">
          <v:shape id="对象 26" o:spid="_x0000_i1031" type="#_x0000_t75" style="width:226.75pt;height:55.75pt" o:ole="">
            <v:fill o:detectmouseclick="t"/>
            <v:imagedata r:id="rId26" o:title=""/>
          </v:shape>
          <o:OLEObject Type="Embed" ProgID="Equation.3" ShapeID="对象 26" DrawAspect="Content" ObjectID="_1564842871" r:id="rId27">
            <o:FieldCodes>\* MERGEFORMAT</o:FieldCodes>
          </o:OLEObject>
        </w:object>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955D5">
        <w:rPr>
          <w:color w:val="000000"/>
          <w:sz w:val="24"/>
          <w:shd w:val="clear" w:color="auto" w:fill="FFFFFF"/>
        </w:rPr>
        <w:tab/>
      </w:r>
      <w:r w:rsidR="005955D5">
        <w:rPr>
          <w:color w:val="000000"/>
          <w:sz w:val="24"/>
          <w:shd w:val="clear" w:color="auto" w:fill="FFFFFF"/>
        </w:rPr>
        <w:tab/>
      </w:r>
      <w:r w:rsidR="000E2BFC">
        <w:rPr>
          <w:color w:val="000000"/>
          <w:sz w:val="24"/>
          <w:shd w:val="clear" w:color="auto" w:fill="FFFFFF"/>
        </w:rPr>
        <w:tab/>
      </w:r>
      <w:r w:rsidR="000E2BFC">
        <w:rPr>
          <w:rFonts w:hint="eastAsia"/>
        </w:rPr>
        <w:t>（</w:t>
      </w:r>
      <w:r w:rsidR="000E2BFC">
        <w:rPr>
          <w:rFonts w:hint="eastAsia"/>
        </w:rPr>
        <w:t>2-1</w:t>
      </w:r>
      <w:r w:rsidR="000E2BFC">
        <w:rPr>
          <w:rFonts w:hint="eastAsia"/>
        </w:rPr>
        <w:t>）</w:t>
      </w:r>
    </w:p>
    <w:p w:rsidR="00BF6002" w:rsidRPr="000518BE" w:rsidRDefault="002D3B1E" w:rsidP="005F68DC">
      <w:pPr>
        <w:pStyle w:val="ab"/>
        <w:rPr>
          <w:rFonts w:ascii="Times New Roman" w:eastAsia="宋体" w:hAnsi="Times New Roman" w:cs="Times New Roman"/>
          <w:sz w:val="24"/>
          <w:szCs w:val="24"/>
        </w:rPr>
      </w:pPr>
      <w:r w:rsidRPr="000518BE">
        <w:rPr>
          <w:rFonts w:ascii="Times New Roman" w:eastAsia="宋体" w:hAnsi="Times New Roman" w:cs="Times New Roman" w:hint="eastAsia"/>
          <w:sz w:val="24"/>
          <w:szCs w:val="24"/>
        </w:rPr>
        <w:t>其中</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表示了当前数据在窗中处于第</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个数据，</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表示汉明窗的窗长度。</w:t>
      </w:r>
    </w:p>
    <w:p w:rsidR="003A03EB" w:rsidRDefault="003A03EB"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3" w:name="_Toc490471940"/>
      <w:r>
        <w:rPr>
          <w:rFonts w:asciiTheme="minorEastAsia" w:eastAsiaTheme="minorEastAsia" w:hAnsiTheme="minorEastAsia" w:hint="eastAsia"/>
          <w:b/>
          <w:color w:val="000000"/>
          <w:sz w:val="28"/>
          <w:szCs w:val="28"/>
        </w:rPr>
        <w:t>预加重</w:t>
      </w:r>
      <w:bookmarkEnd w:id="43"/>
    </w:p>
    <w:p w:rsidR="00CF65BA" w:rsidRDefault="002073B6" w:rsidP="00AC50C6">
      <w:pPr>
        <w:spacing w:line="360" w:lineRule="auto"/>
        <w:ind w:firstLineChars="200" w:firstLine="480"/>
        <w:rPr>
          <w:sz w:val="24"/>
        </w:rPr>
      </w:pPr>
      <w:r w:rsidRPr="00AC50C6">
        <w:rPr>
          <w:rFonts w:hint="eastAsia"/>
          <w:sz w:val="24"/>
        </w:rPr>
        <w:t>研究表明</w:t>
      </w:r>
      <w:r w:rsidR="00AC50C6">
        <w:rPr>
          <w:rFonts w:hint="eastAsia"/>
          <w:sz w:val="24"/>
        </w:rPr>
        <w:t>，语音信号的平均功率谱受声门激励与口鼻辐射的影响，高频率约在</w:t>
      </w:r>
      <w:r w:rsidR="00AC50C6">
        <w:rPr>
          <w:rFonts w:hint="eastAsia"/>
          <w:sz w:val="24"/>
        </w:rPr>
        <w:t>800</w:t>
      </w:r>
      <w:r w:rsidR="00AC50C6">
        <w:rPr>
          <w:sz w:val="24"/>
        </w:rPr>
        <w:t>H</w:t>
      </w:r>
      <w:r w:rsidR="00AC50C6">
        <w:rPr>
          <w:rFonts w:hint="eastAsia"/>
          <w:sz w:val="24"/>
        </w:rPr>
        <w:t>z</w:t>
      </w:r>
      <w:r w:rsidR="00AC50C6">
        <w:rPr>
          <w:rFonts w:hint="eastAsia"/>
          <w:sz w:val="24"/>
        </w:rPr>
        <w:t>以上按照</w:t>
      </w:r>
      <w:r w:rsidR="00D05038">
        <w:rPr>
          <w:rFonts w:hint="eastAsia"/>
          <w:sz w:val="24"/>
        </w:rPr>
        <w:t>6</w:t>
      </w:r>
      <w:r w:rsidR="00A82490">
        <w:rPr>
          <w:rFonts w:hint="eastAsia"/>
          <w:sz w:val="24"/>
        </w:rPr>
        <w:t>d</w:t>
      </w:r>
      <w:r w:rsidR="00A82490">
        <w:rPr>
          <w:sz w:val="24"/>
        </w:rPr>
        <w:t>B</w:t>
      </w:r>
      <w:r w:rsidR="00D05038">
        <w:rPr>
          <w:rFonts w:hint="eastAsia"/>
          <w:sz w:val="24"/>
        </w:rPr>
        <w:t>/</w:t>
      </w:r>
      <w:r w:rsidR="00D05038">
        <w:rPr>
          <w:rFonts w:hint="eastAsia"/>
          <w:sz w:val="24"/>
        </w:rPr>
        <w:t>倍频程跌落，导致语音信号低频段能量大，高频段信号能量明显小，而鉴频器输出噪声的功率谱密度随频率的平方而增加（低频噪声大，高频噪声小），造成信号的低频信噪比很大，而高频信噪比明显不足，从而导致高频传输衰弱，使高频传输困难，因此对语音信号进行预加重，把信号的高频部分进行加重，去除口唇辐射的影响，增加语音的高频分辨率，提高信噪比，改善信号的传输质量。</w:t>
      </w:r>
    </w:p>
    <w:p w:rsidR="0076234A" w:rsidRDefault="00A82490" w:rsidP="0076234A">
      <w:pPr>
        <w:spacing w:line="360" w:lineRule="auto"/>
        <w:ind w:firstLineChars="200" w:firstLine="480"/>
        <w:rPr>
          <w:sz w:val="24"/>
        </w:rPr>
      </w:pPr>
      <w:r>
        <w:rPr>
          <w:rFonts w:hint="eastAsia"/>
          <w:sz w:val="24"/>
        </w:rPr>
        <w:t>预加重使用具有</w:t>
      </w:r>
      <w:r>
        <w:rPr>
          <w:rFonts w:hint="eastAsia"/>
          <w:sz w:val="24"/>
        </w:rPr>
        <w:t>6</w:t>
      </w:r>
      <w:r w:rsidR="00615F8D">
        <w:rPr>
          <w:rFonts w:hint="eastAsia"/>
          <w:sz w:val="24"/>
        </w:rPr>
        <w:t>d</w:t>
      </w:r>
      <w:r w:rsidR="00615F8D">
        <w:rPr>
          <w:sz w:val="24"/>
        </w:rPr>
        <w:t>B</w:t>
      </w:r>
      <w:r>
        <w:rPr>
          <w:rFonts w:hint="eastAsia"/>
          <w:sz w:val="24"/>
        </w:rPr>
        <w:t>/</w:t>
      </w:r>
      <w:r>
        <w:rPr>
          <w:rFonts w:hint="eastAsia"/>
          <w:sz w:val="24"/>
        </w:rPr>
        <w:t>倍频程的提升高频特性的预加重数字滤波器来实现，它一般是一阶的数字滤波器：</w:t>
      </w:r>
    </w:p>
    <w:p w:rsidR="00121A94" w:rsidRPr="00E57508" w:rsidRDefault="00A82490" w:rsidP="0076234A">
      <w:pPr>
        <w:spacing w:line="360" w:lineRule="auto"/>
        <w:ind w:firstLineChars="200" w:firstLine="480"/>
        <w:rPr>
          <w:sz w:val="24"/>
        </w:rPr>
      </w:pPr>
      <m:oMath>
        <m:r>
          <m:rPr>
            <m:sty m:val="p"/>
          </m:rPr>
          <w:rPr>
            <w:rFonts w:ascii="Cambria Math" w:hAnsi="Cambria Math"/>
            <w:sz w:val="24"/>
          </w:rPr>
          <m:t>H</m:t>
        </m:r>
        <m:d>
          <m:dPr>
            <m:ctrlPr>
              <w:rPr>
                <w:rFonts w:ascii="Cambria Math" w:hAnsi="Cambria Math"/>
                <w:sz w:val="24"/>
              </w:rPr>
            </m:ctrlPr>
          </m:dPr>
          <m:e>
            <m:r>
              <w:rPr>
                <w:rFonts w:ascii="Cambria Math" w:hAnsi="Cambria Math"/>
                <w:sz w:val="24"/>
              </w:rPr>
              <m:t>z</m:t>
            </m:r>
          </m:e>
        </m:d>
        <m:r>
          <w:rPr>
            <w:rFonts w:ascii="Cambria Math" w:hAnsi="Cambria Math"/>
            <w:sz w:val="24"/>
          </w:rPr>
          <m:t>=1-μ</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oMath>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0E2BFC">
        <w:rPr>
          <w:sz w:val="24"/>
        </w:rPr>
        <w:tab/>
      </w:r>
      <w:r w:rsidR="000E2BFC">
        <w:rPr>
          <w:rFonts w:hint="eastAsia"/>
        </w:rPr>
        <w:t>（</w:t>
      </w:r>
      <w:r w:rsidR="000E2BFC">
        <w:rPr>
          <w:rFonts w:hint="eastAsia"/>
        </w:rPr>
        <w:t>2-2</w:t>
      </w:r>
      <w:r w:rsidR="000E2BFC">
        <w:rPr>
          <w:rFonts w:hint="eastAsia"/>
        </w:rPr>
        <w:t>）</w:t>
      </w:r>
    </w:p>
    <w:p w:rsidR="00212CAC" w:rsidRDefault="00CB1480" w:rsidP="00AC50C6">
      <w:pPr>
        <w:spacing w:line="360" w:lineRule="auto"/>
        <w:ind w:firstLineChars="200" w:firstLine="480"/>
        <w:rPr>
          <w:sz w:val="24"/>
        </w:rPr>
      </w:pPr>
      <w:r>
        <w:rPr>
          <w:rFonts w:hint="eastAsia"/>
          <w:sz w:val="24"/>
        </w:rPr>
        <w:t>其中</w:t>
      </w:r>
      <m:oMath>
        <m:r>
          <m:rPr>
            <m:sty m:val="p"/>
          </m:rPr>
          <w:rPr>
            <w:rFonts w:ascii="Cambria Math" w:hAnsi="Cambria Math"/>
            <w:sz w:val="24"/>
          </w:rPr>
          <m:t>μ</m:t>
        </m:r>
      </m:oMath>
      <w:r>
        <w:rPr>
          <w:rFonts w:hint="eastAsia"/>
          <w:sz w:val="24"/>
        </w:rPr>
        <w:t>为预加重系数，通常取</w:t>
      </w:r>
      <m:oMath>
        <m:d>
          <m:dPr>
            <m:ctrlPr>
              <w:rPr>
                <w:rFonts w:ascii="Cambria Math" w:hAnsi="Cambria Math"/>
                <w:sz w:val="24"/>
              </w:rPr>
            </m:ctrlPr>
          </m:dPr>
          <m:e>
            <m:r>
              <w:rPr>
                <w:rFonts w:ascii="Cambria Math" w:hAnsi="Cambria Math" w:hint="eastAsia"/>
                <w:sz w:val="24"/>
              </w:rPr>
              <m:t>0.9</m:t>
            </m:r>
            <m:r>
              <w:rPr>
                <w:rFonts w:ascii="Cambria Math" w:hAnsi="Cambria Math" w:hint="eastAsia"/>
                <w:sz w:val="24"/>
              </w:rPr>
              <m:t>，</m:t>
            </m:r>
            <m:r>
              <w:rPr>
                <w:rFonts w:ascii="Cambria Math" w:hAnsi="Cambria Math" w:hint="eastAsia"/>
                <w:sz w:val="24"/>
              </w:rPr>
              <m:t>1.0</m:t>
            </m:r>
          </m:e>
        </m:d>
      </m:oMath>
      <w:r>
        <w:rPr>
          <w:rFonts w:hint="eastAsia"/>
          <w:sz w:val="24"/>
        </w:rPr>
        <w:t>。经过预加重处理后的结果为</w:t>
      </w:r>
      <w:r w:rsidR="00212CAC">
        <w:rPr>
          <w:rFonts w:hint="eastAsia"/>
          <w:sz w:val="24"/>
        </w:rPr>
        <w:t>：</w:t>
      </w:r>
    </w:p>
    <w:p w:rsidR="00A82490" w:rsidRPr="00AC50C6" w:rsidRDefault="00A82490" w:rsidP="00AC50C6">
      <w:pPr>
        <w:spacing w:line="360" w:lineRule="auto"/>
        <w:ind w:firstLineChars="200" w:firstLine="480"/>
        <w:rPr>
          <w:sz w:val="24"/>
        </w:rPr>
      </w:pPr>
      <m:oMath>
        <m:r>
          <m:rPr>
            <m:sty m:val="p"/>
          </m:rPr>
          <w:rPr>
            <w:rFonts w:ascii="Cambria Math" w:hAnsi="Cambria Math"/>
            <w:sz w:val="24"/>
          </w:rPr>
          <m:t>y</m:t>
        </m:r>
        <m:d>
          <m:dPr>
            <m:ctrlPr>
              <w:rPr>
                <w:rFonts w:ascii="Cambria Math" w:hAnsi="Cambria Math"/>
                <w:sz w:val="24"/>
              </w:rPr>
            </m:ctrlPr>
          </m:dPr>
          <m:e>
            <m:r>
              <w:rPr>
                <w:rFonts w:ascii="Cambria Math" w:hAnsi="Cambria Math"/>
                <w:sz w:val="24"/>
              </w:rPr>
              <m:t>n</m:t>
            </m:r>
          </m:e>
        </m:d>
        <m:r>
          <w:rPr>
            <w:rFonts w:ascii="Cambria Math" w:hAnsi="Cambria Math"/>
            <w:sz w:val="24"/>
          </w:rPr>
          <m:t>=x</m:t>
        </m:r>
        <m:d>
          <m:dPr>
            <m:ctrlPr>
              <w:rPr>
                <w:rFonts w:ascii="Cambria Math" w:hAnsi="Cambria Math"/>
                <w:i/>
                <w:sz w:val="24"/>
              </w:rPr>
            </m:ctrlPr>
          </m:dPr>
          <m:e>
            <m:r>
              <w:rPr>
                <w:rFonts w:ascii="Cambria Math" w:hAnsi="Cambria Math"/>
                <w:sz w:val="24"/>
              </w:rPr>
              <m:t>n</m:t>
            </m:r>
          </m:e>
        </m:d>
        <m:r>
          <w:rPr>
            <w:rFonts w:ascii="Cambria Math" w:hAnsi="Cambria Math"/>
            <w:sz w:val="24"/>
          </w:rPr>
          <m:t>-μx</m:t>
        </m:r>
        <m:d>
          <m:dPr>
            <m:ctrlPr>
              <w:rPr>
                <w:rFonts w:ascii="Cambria Math" w:hAnsi="Cambria Math"/>
                <w:i/>
                <w:sz w:val="24"/>
              </w:rPr>
            </m:ctrlPr>
          </m:dPr>
          <m:e>
            <m:r>
              <w:rPr>
                <w:rFonts w:ascii="Cambria Math" w:hAnsi="Cambria Math"/>
                <w:sz w:val="24"/>
              </w:rPr>
              <m:t>n-1</m:t>
            </m:r>
          </m:e>
        </m:d>
      </m:oMath>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0E2BFC">
        <w:rPr>
          <w:sz w:val="24"/>
        </w:rPr>
        <w:tab/>
      </w:r>
      <w:r w:rsidR="000E2BFC">
        <w:rPr>
          <w:rFonts w:hint="eastAsia"/>
        </w:rPr>
        <w:t>（</w:t>
      </w:r>
      <w:r w:rsidR="000E2BFC">
        <w:rPr>
          <w:rFonts w:hint="eastAsia"/>
        </w:rPr>
        <w:t>2-3</w:t>
      </w:r>
      <w:r w:rsidR="000E2BFC">
        <w:rPr>
          <w:rFonts w:hint="eastAsia"/>
        </w:rPr>
        <w:t>）</w:t>
      </w:r>
    </w:p>
    <w:p w:rsidR="003A03EB" w:rsidRDefault="003A03EB"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4" w:name="_Toc490471941"/>
      <w:r>
        <w:rPr>
          <w:rFonts w:asciiTheme="minorEastAsia" w:eastAsiaTheme="minorEastAsia" w:hAnsiTheme="minorEastAsia" w:hint="eastAsia"/>
          <w:b/>
          <w:color w:val="000000"/>
          <w:sz w:val="28"/>
          <w:szCs w:val="28"/>
        </w:rPr>
        <w:t>端点检测</w:t>
      </w:r>
      <w:bookmarkEnd w:id="44"/>
    </w:p>
    <w:p w:rsidR="001A6CF4" w:rsidRDefault="00615F8D" w:rsidP="00615F8D">
      <w:pPr>
        <w:spacing w:line="360" w:lineRule="auto"/>
        <w:ind w:firstLineChars="200" w:firstLine="480"/>
        <w:rPr>
          <w:sz w:val="24"/>
        </w:rPr>
      </w:pPr>
      <w:r w:rsidRPr="00615F8D">
        <w:rPr>
          <w:rFonts w:hint="eastAsia"/>
          <w:sz w:val="24"/>
        </w:rPr>
        <w:t>端点检测是</w:t>
      </w:r>
      <w:r w:rsidR="00082EA2">
        <w:rPr>
          <w:rFonts w:hint="eastAsia"/>
          <w:sz w:val="24"/>
        </w:rPr>
        <w:t>声纹识别中的重要过程，端点检测是从一段语音中判断出语音的起点和终点。声纹识别系统中使用端点检测，</w:t>
      </w:r>
      <w:r w:rsidR="00457554">
        <w:rPr>
          <w:rFonts w:hint="eastAsia"/>
          <w:sz w:val="24"/>
        </w:rPr>
        <w:t>一方面</w:t>
      </w:r>
      <w:r w:rsidR="00082EA2">
        <w:rPr>
          <w:rFonts w:hint="eastAsia"/>
          <w:sz w:val="24"/>
        </w:rPr>
        <w:t>可以减少数据量</w:t>
      </w:r>
      <w:r w:rsidR="00457554">
        <w:rPr>
          <w:rFonts w:hint="eastAsia"/>
          <w:sz w:val="24"/>
        </w:rPr>
        <w:t>，节约不必</w:t>
      </w:r>
      <w:r w:rsidR="00457554">
        <w:rPr>
          <w:rFonts w:hint="eastAsia"/>
          <w:sz w:val="24"/>
        </w:rPr>
        <w:lastRenderedPageBreak/>
        <w:t>要的</w:t>
      </w:r>
      <w:r w:rsidR="00082EA2">
        <w:rPr>
          <w:rFonts w:hint="eastAsia"/>
          <w:sz w:val="24"/>
        </w:rPr>
        <w:t>时间，</w:t>
      </w:r>
      <w:r w:rsidR="00457554">
        <w:rPr>
          <w:rFonts w:hint="eastAsia"/>
          <w:sz w:val="24"/>
        </w:rPr>
        <w:t>另一方面</w:t>
      </w:r>
      <w:r w:rsidR="00082EA2">
        <w:rPr>
          <w:rFonts w:hint="eastAsia"/>
          <w:sz w:val="24"/>
        </w:rPr>
        <w:t>可以减少噪声信号的干扰，使声纹识别更准确。</w:t>
      </w:r>
      <w:r w:rsidR="00397269">
        <w:rPr>
          <w:rFonts w:hint="eastAsia"/>
          <w:sz w:val="24"/>
        </w:rPr>
        <w:t>再语音识别过程中，尤其是当针对孤立词语识别系统，正确的判定词语的起末端点为模型匹配和提升识别率起着不可替代的作用，既可以将信号处理时间削弱至最小，又可以清理掉无声段的噪声影响，最终提高系统的识别新能，在一定程度上端点检测的正确与否直接影响着整个辨识系统的性能。</w:t>
      </w:r>
    </w:p>
    <w:p w:rsidR="00615F8D" w:rsidRDefault="007740AF" w:rsidP="00615F8D">
      <w:pPr>
        <w:spacing w:line="360" w:lineRule="auto"/>
        <w:ind w:firstLineChars="200" w:firstLine="480"/>
        <w:rPr>
          <w:sz w:val="24"/>
        </w:rPr>
      </w:pPr>
      <w:r>
        <w:rPr>
          <w:rFonts w:hint="eastAsia"/>
          <w:sz w:val="24"/>
        </w:rPr>
        <w:t>双门限端点检测法是音频信号处理当中常用的检测手段，其需要对语音信号计算出时域范围内的两个特征参数（计算方法见第三章：语音信号特征参数提取）</w:t>
      </w:r>
      <w:r w:rsidR="000529C5">
        <w:rPr>
          <w:rFonts w:hint="eastAsia"/>
          <w:sz w:val="24"/>
        </w:rPr>
        <w:t>：短时过零率和短时帧能量。</w:t>
      </w:r>
      <w:r w:rsidR="001A6CF4">
        <w:rPr>
          <w:rFonts w:hint="eastAsia"/>
          <w:sz w:val="24"/>
        </w:rPr>
        <w:t>其结合了短时过零率和短时能量的优点，因此对语音信号的起点和判决更加有效。</w:t>
      </w:r>
      <w:r w:rsidR="00F86344">
        <w:rPr>
          <w:rFonts w:hint="eastAsia"/>
          <w:sz w:val="24"/>
        </w:rPr>
        <w:t>（实验证明双门限端点检测法只在信噪比较高的情况下具有较高的鲁棒性）</w:t>
      </w:r>
      <w:r w:rsidR="00235EE9">
        <w:rPr>
          <w:rFonts w:hint="eastAsia"/>
          <w:sz w:val="24"/>
        </w:rPr>
        <w:t>双门限法就是在检测的过程中为短时帧能量和短时过零率均设置两个门限，一个高门限和一个低门限，低门限往往对信号的变化反应比较铭感，而当信号达到一定强度才能超过高门限</w:t>
      </w:r>
      <w:r w:rsidR="007A6EDB">
        <w:rPr>
          <w:rFonts w:hint="eastAsia"/>
          <w:sz w:val="24"/>
        </w:rPr>
        <w:t>，则</w:t>
      </w:r>
      <w:r w:rsidR="00235EE9">
        <w:rPr>
          <w:rFonts w:hint="eastAsia"/>
          <w:sz w:val="24"/>
        </w:rPr>
        <w:t>可认定是进入语音段</w:t>
      </w:r>
      <w:r w:rsidR="00D215A5">
        <w:rPr>
          <w:rFonts w:hint="eastAsia"/>
          <w:sz w:val="24"/>
        </w:rPr>
        <w:t>。</w:t>
      </w:r>
      <w:r w:rsidR="00615B57">
        <w:rPr>
          <w:rFonts w:hint="eastAsia"/>
          <w:sz w:val="24"/>
        </w:rPr>
        <w:t>具体做法如下：</w:t>
      </w:r>
    </w:p>
    <w:p w:rsidR="00A4465D" w:rsidRDefault="00332699" w:rsidP="00A4465D">
      <w:pPr>
        <w:numPr>
          <w:ilvl w:val="0"/>
          <w:numId w:val="8"/>
        </w:numPr>
        <w:spacing w:line="420" w:lineRule="exact"/>
        <w:jc w:val="left"/>
        <w:rPr>
          <w:sz w:val="24"/>
        </w:rPr>
      </w:pPr>
      <w:r>
        <w:rPr>
          <w:rFonts w:hint="eastAsia"/>
          <w:sz w:val="24"/>
        </w:rPr>
        <w:t>计算</w:t>
      </w:r>
      <w:r w:rsidR="00E4483C">
        <w:rPr>
          <w:rFonts w:hint="eastAsia"/>
          <w:sz w:val="24"/>
        </w:rPr>
        <w:t>并</w:t>
      </w:r>
      <w:r w:rsidR="00A4465D">
        <w:rPr>
          <w:rFonts w:hint="eastAsia"/>
          <w:sz w:val="24"/>
        </w:rPr>
        <w:t>得到最大短时能量、最小短时能量、最大短时平均过零率和最小短时平均过零率就是语音信号的波动范围，下面依据上述的四个范围分别为短时帧能量与短时平均过零率设置双门限（分为</w:t>
      </w:r>
      <w:r w:rsidR="00A4465D">
        <w:rPr>
          <w:sz w:val="24"/>
        </w:rPr>
        <w:t>高</w:t>
      </w:r>
      <w:r w:rsidR="00A4465D">
        <w:rPr>
          <w:rFonts w:hint="eastAsia"/>
          <w:sz w:val="24"/>
        </w:rPr>
        <w:t>门限</w:t>
      </w:r>
      <w:r w:rsidR="00A4465D">
        <w:rPr>
          <w:sz w:val="24"/>
        </w:rPr>
        <w:t>与低门限）</w:t>
      </w:r>
      <w:r w:rsidR="00A4465D">
        <w:rPr>
          <w:rFonts w:hint="eastAsia"/>
          <w:sz w:val="24"/>
        </w:rPr>
        <w:t>，门限的数值将直接影响到最后端点检测判断的结果。在这里，我们先将高门限设置成高范围的</w:t>
      </w:r>
      <w:r w:rsidR="00A4465D">
        <w:rPr>
          <w:rFonts w:hint="eastAsia"/>
          <w:sz w:val="24"/>
        </w:rPr>
        <w:t>1</w:t>
      </w:r>
      <w:r w:rsidR="00A4465D">
        <w:rPr>
          <w:sz w:val="24"/>
        </w:rPr>
        <w:t>/4</w:t>
      </w:r>
      <w:r w:rsidR="00A4465D">
        <w:rPr>
          <w:sz w:val="24"/>
        </w:rPr>
        <w:t>，将低门限</w:t>
      </w:r>
      <w:r w:rsidR="00A4465D">
        <w:rPr>
          <w:rFonts w:hint="eastAsia"/>
          <w:sz w:val="24"/>
        </w:rPr>
        <w:t>设置成</w:t>
      </w:r>
      <w:r w:rsidR="00A4465D">
        <w:rPr>
          <w:sz w:val="24"/>
        </w:rPr>
        <w:t>高范围的</w:t>
      </w:r>
      <w:r w:rsidR="00A4465D">
        <w:rPr>
          <w:sz w:val="24"/>
        </w:rPr>
        <w:t>1/8</w:t>
      </w:r>
      <w:r w:rsidR="00A4465D">
        <w:rPr>
          <w:rFonts w:hint="eastAsia"/>
          <w:sz w:val="24"/>
        </w:rPr>
        <w:t>。还要设置一个最短语音长度，用于判断是否为爆破音。</w:t>
      </w:r>
      <w:r w:rsidR="00A4465D">
        <w:rPr>
          <w:sz w:val="24"/>
        </w:rPr>
        <w:t>转到步骤</w:t>
      </w:r>
      <w:r w:rsidR="0095722D">
        <w:rPr>
          <w:rFonts w:hint="eastAsia"/>
          <w:sz w:val="24"/>
        </w:rPr>
        <w:t>2</w:t>
      </w:r>
      <w:r w:rsidR="00B877D1">
        <w:rPr>
          <w:rFonts w:hint="eastAsia"/>
          <w:sz w:val="24"/>
        </w:rPr>
        <w:t>。</w:t>
      </w:r>
    </w:p>
    <w:p w:rsidR="00A4465D" w:rsidRDefault="002B3D27" w:rsidP="00A4465D">
      <w:pPr>
        <w:numPr>
          <w:ilvl w:val="0"/>
          <w:numId w:val="8"/>
        </w:numPr>
        <w:spacing w:line="420" w:lineRule="exact"/>
        <w:jc w:val="left"/>
        <w:rPr>
          <w:sz w:val="24"/>
        </w:rPr>
      </w:pPr>
      <w:r>
        <w:rPr>
          <w:noProof/>
        </w:rPr>
        <mc:AlternateContent>
          <mc:Choice Requires="wps">
            <w:drawing>
              <wp:anchor distT="0" distB="0" distL="114300" distR="114300" simplePos="0" relativeHeight="251675648" behindDoc="0" locked="0" layoutInCell="1" allowOverlap="1" wp14:anchorId="002D7F36" wp14:editId="6C75F7E8">
                <wp:simplePos x="0" y="0"/>
                <wp:positionH relativeFrom="column">
                  <wp:posOffset>1266190</wp:posOffset>
                </wp:positionH>
                <wp:positionV relativeFrom="paragraph">
                  <wp:posOffset>3526155</wp:posOffset>
                </wp:positionV>
                <wp:extent cx="292100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rsidR="00F26339" w:rsidRPr="000E724A" w:rsidRDefault="00F26339" w:rsidP="002B3D27">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5</w:t>
                            </w:r>
                            <w:r>
                              <w:fldChar w:fldCharType="end"/>
                            </w:r>
                            <w:r>
                              <w:t xml:space="preserve"> </w:t>
                            </w:r>
                            <w:r>
                              <w:t>语音</w:t>
                            </w:r>
                            <w:r>
                              <w:rPr>
                                <w:rFonts w:hint="eastAsia"/>
                              </w:rPr>
                              <w:t>状态转换示意图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D7F36" id="文本框 15" o:spid="_x0000_s1030" type="#_x0000_t202" style="position:absolute;left:0;text-align:left;margin-left:99.7pt;margin-top:277.65pt;width:23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" stroked="f">
                <v:textbox style="mso-fit-shape-to-text:t" inset="0,0,0,0">
                  <w:txbxContent>
                    <w:p w:rsidR="00F26339" w:rsidRPr="000E724A" w:rsidRDefault="00F26339" w:rsidP="002B3D27">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5</w:t>
                      </w:r>
                      <w:r>
                        <w:fldChar w:fldCharType="end"/>
                      </w:r>
                      <w:r>
                        <w:t xml:space="preserve"> </w:t>
                      </w:r>
                      <w:r>
                        <w:t>语音</w:t>
                      </w:r>
                      <w:r>
                        <w:rPr>
                          <w:rFonts w:hint="eastAsia"/>
                        </w:rPr>
                        <w:t>状态转换示意图</w:t>
                      </w:r>
                    </w:p>
                  </w:txbxContent>
                </v:textbox>
                <w10:wrap type="topAndBottom"/>
              </v:shape>
            </w:pict>
          </mc:Fallback>
        </mc:AlternateContent>
      </w:r>
      <w:r w:rsidR="000E039D">
        <w:rPr>
          <w:noProof/>
          <w:sz w:val="24"/>
        </w:rPr>
        <w:drawing>
          <wp:anchor distT="0" distB="0" distL="114300" distR="114300" simplePos="0" relativeHeight="251673600" behindDoc="0" locked="0" layoutInCell="1" allowOverlap="1">
            <wp:simplePos x="0" y="0"/>
            <wp:positionH relativeFrom="column">
              <wp:posOffset>1266190</wp:posOffset>
            </wp:positionH>
            <wp:positionV relativeFrom="paragraph">
              <wp:posOffset>836295</wp:posOffset>
            </wp:positionV>
            <wp:extent cx="2921000" cy="2695575"/>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1000" cy="269557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按照窗的个数同时遍历短时帧能量与短时平均过零率，初始状态为</w:t>
      </w:r>
      <w:r w:rsidR="00A4465D">
        <w:rPr>
          <w:rFonts w:hint="eastAsia"/>
          <w:sz w:val="24"/>
        </w:rPr>
        <w:lastRenderedPageBreak/>
        <w:t>静音状态（语音的三种状态，分别为“静音状态”、“过渡状态”、“语音状态”）。</w:t>
      </w:r>
      <w:r w:rsidR="00F04AD9">
        <w:rPr>
          <w:rFonts w:hint="eastAsia"/>
          <w:sz w:val="24"/>
        </w:rPr>
        <w:t>（转换图如图</w:t>
      </w:r>
      <w:r w:rsidR="00F04AD9">
        <w:rPr>
          <w:rFonts w:hint="eastAsia"/>
          <w:sz w:val="24"/>
        </w:rPr>
        <w:t>5</w:t>
      </w:r>
      <w:r w:rsidR="00F04AD9">
        <w:rPr>
          <w:rFonts w:hint="eastAsia"/>
          <w:sz w:val="24"/>
        </w:rPr>
        <w:t>）</w:t>
      </w:r>
      <w:r w:rsidR="00A4465D">
        <w:rPr>
          <w:rFonts w:hint="eastAsia"/>
          <w:sz w:val="24"/>
        </w:rPr>
        <w:t>转到步骤</w:t>
      </w:r>
      <w:r w:rsidR="00746DBC">
        <w:rPr>
          <w:rFonts w:hint="eastAsia"/>
          <w:sz w:val="24"/>
        </w:rPr>
        <w:t>3</w:t>
      </w:r>
      <w:r w:rsidR="00FA199D">
        <w:rPr>
          <w:rFonts w:hint="eastAsia"/>
          <w:sz w:val="24"/>
        </w:rPr>
        <w:t>。</w:t>
      </w:r>
    </w:p>
    <w:p w:rsidR="00A4465D" w:rsidRDefault="00A4465D" w:rsidP="00A4465D">
      <w:pPr>
        <w:numPr>
          <w:ilvl w:val="0"/>
          <w:numId w:val="8"/>
        </w:numPr>
        <w:spacing w:line="420" w:lineRule="exact"/>
        <w:jc w:val="left"/>
        <w:rPr>
          <w:sz w:val="24"/>
        </w:rPr>
      </w:pPr>
      <w:r>
        <w:rPr>
          <w:rFonts w:hint="eastAsia"/>
          <w:sz w:val="24"/>
        </w:rPr>
        <w:t>此时语音处于静音状态，如果当前帧的短时帧能量高于所设定的短时帧低门限或者当前帧的短时平均过零率高于所设定的短时帧平均低过零率，则标记当前为语音的起始段转到步骤过渡状态。转到步骤</w:t>
      </w:r>
      <w:r w:rsidR="007919D8">
        <w:rPr>
          <w:rFonts w:hint="eastAsia"/>
          <w:sz w:val="24"/>
        </w:rPr>
        <w:t>4</w:t>
      </w:r>
    </w:p>
    <w:p w:rsidR="00A4465D" w:rsidRDefault="00A4465D" w:rsidP="00A4465D">
      <w:pPr>
        <w:numPr>
          <w:ilvl w:val="0"/>
          <w:numId w:val="8"/>
        </w:numPr>
        <w:spacing w:line="420" w:lineRule="exact"/>
        <w:jc w:val="left"/>
        <w:rPr>
          <w:sz w:val="24"/>
        </w:rPr>
      </w:pPr>
      <w:r>
        <w:rPr>
          <w:rFonts w:hint="eastAsia"/>
          <w:sz w:val="24"/>
        </w:rPr>
        <w:t>此时语音处于过渡状态，如果当前帧的短时帧能量小于所设定的短时帧低门限且当前帧的短时平均过零率小于所设定的短时帧平均低过零率，则状态不变（静音状态）。如果当前帧的短时帧能量高于所设定的短时帧高门限或者当前帧的短时平均过零率高于所设定的短时帧平均高过零率。则标识语音转到步骤语音状态。转到步骤</w:t>
      </w:r>
      <w:r w:rsidR="007919D8">
        <w:rPr>
          <w:rFonts w:hint="eastAsia"/>
          <w:sz w:val="24"/>
        </w:rPr>
        <w:t>5</w:t>
      </w:r>
    </w:p>
    <w:p w:rsidR="00A4465D" w:rsidRDefault="00BD6B72" w:rsidP="00A4465D">
      <w:pPr>
        <w:numPr>
          <w:ilvl w:val="0"/>
          <w:numId w:val="8"/>
        </w:numPr>
        <w:spacing w:line="420" w:lineRule="exact"/>
        <w:jc w:val="left"/>
        <w:rPr>
          <w:sz w:val="24"/>
        </w:rPr>
      </w:pPr>
      <w:r>
        <w:rPr>
          <w:noProof/>
        </w:rPr>
        <mc:AlternateContent>
          <mc:Choice Requires="wps">
            <w:drawing>
              <wp:anchor distT="0" distB="0" distL="114300" distR="114300" simplePos="0" relativeHeight="251681792" behindDoc="0" locked="0" layoutInCell="1" allowOverlap="1" wp14:anchorId="510BC592" wp14:editId="4BA7613B">
                <wp:simplePos x="0" y="0"/>
                <wp:positionH relativeFrom="column">
                  <wp:posOffset>133350</wp:posOffset>
                </wp:positionH>
                <wp:positionV relativeFrom="paragraph">
                  <wp:posOffset>4881245</wp:posOffset>
                </wp:positionV>
                <wp:extent cx="527431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26339" w:rsidRPr="00C8308C" w:rsidRDefault="00F26339" w:rsidP="00BD6B72">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6</w:t>
                            </w:r>
                            <w:r>
                              <w:fldChar w:fldCharType="end"/>
                            </w:r>
                            <w:r>
                              <w:t xml:space="preserve"> </w:t>
                            </w:r>
                            <w:r>
                              <w:t>一段</w:t>
                            </w:r>
                            <w:r>
                              <w:rPr>
                                <w:rFonts w:hint="eastAsia"/>
                              </w:rPr>
                              <w:t>语音的检测效果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BC592" id="文本框 9" o:spid="_x0000_s1031" type="#_x0000_t202" style="position:absolute;left:0;text-align:left;margin-left:10.5pt;margin-top:384.35pt;width:415.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" stroked="f">
                <v:textbox style="mso-fit-shape-to-text:t" inset="0,0,0,0">
                  <w:txbxContent>
                    <w:p w:rsidR="00F26339" w:rsidRPr="00C8308C" w:rsidRDefault="00F26339" w:rsidP="00BD6B72">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6</w:t>
                      </w:r>
                      <w:r>
                        <w:fldChar w:fldCharType="end"/>
                      </w:r>
                      <w:r>
                        <w:t xml:space="preserve"> </w:t>
                      </w:r>
                      <w:r>
                        <w:t>一段</w:t>
                      </w:r>
                      <w:r>
                        <w:rPr>
                          <w:rFonts w:hint="eastAsia"/>
                        </w:rPr>
                        <w:t>语音的检测效果</w:t>
                      </w:r>
                    </w:p>
                  </w:txbxContent>
                </v:textbox>
                <w10:wrap type="topAndBottom"/>
              </v:shape>
            </w:pict>
          </mc:Fallback>
        </mc:AlternateContent>
      </w:r>
      <w:r w:rsidR="004050D0">
        <w:rPr>
          <w:rFonts w:hint="eastAsia"/>
          <w:noProof/>
          <w:sz w:val="24"/>
        </w:rPr>
        <w:drawing>
          <wp:anchor distT="0" distB="0" distL="114300" distR="114300" simplePos="0" relativeHeight="251679744" behindDoc="0" locked="0" layoutInCell="1" allowOverlap="1">
            <wp:simplePos x="0" y="0"/>
            <wp:positionH relativeFrom="column">
              <wp:posOffset>133350</wp:posOffset>
            </wp:positionH>
            <wp:positionV relativeFrom="paragraph">
              <wp:posOffset>1447800</wp:posOffset>
            </wp:positionV>
            <wp:extent cx="5274310" cy="337629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7.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37629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此时语音处于语音状态，如果当前帧的短时帧能量小于所设定的短时帧低门限且当前帧的短时平均过零率小于所设定的短时帧平均低过零率切当前的时间长度小于最短时间门限则标识为噪音，否则标识为结束点，然后记录保存下起始点，结束点信息。转到步骤</w:t>
      </w:r>
      <w:r w:rsidR="007919D8">
        <w:rPr>
          <w:rFonts w:hint="eastAsia"/>
          <w:sz w:val="24"/>
        </w:rPr>
        <w:t>2</w:t>
      </w:r>
      <w:r w:rsidR="00A4465D">
        <w:rPr>
          <w:rFonts w:hint="eastAsia"/>
          <w:sz w:val="24"/>
        </w:rPr>
        <w:t>直至遍历结束。</w:t>
      </w:r>
    </w:p>
    <w:p w:rsidR="00057EA9" w:rsidRDefault="00A265AD" w:rsidP="00615F8D">
      <w:pPr>
        <w:spacing w:line="360" w:lineRule="auto"/>
        <w:ind w:firstLineChars="200" w:firstLine="420"/>
        <w:rPr>
          <w:sz w:val="24"/>
        </w:rPr>
      </w:pPr>
      <w:r>
        <w:rPr>
          <w:noProof/>
        </w:rPr>
        <w:lastRenderedPageBreak/>
        <mc:AlternateContent>
          <mc:Choice Requires="wps">
            <w:drawing>
              <wp:anchor distT="0" distB="0" distL="114300" distR="114300" simplePos="0" relativeHeight="251678720" behindDoc="0" locked="0" layoutInCell="1" allowOverlap="1" wp14:anchorId="20C4E8E2" wp14:editId="3D26E425">
                <wp:simplePos x="0" y="0"/>
                <wp:positionH relativeFrom="column">
                  <wp:posOffset>-647700</wp:posOffset>
                </wp:positionH>
                <wp:positionV relativeFrom="paragraph">
                  <wp:posOffset>6019800</wp:posOffset>
                </wp:positionV>
                <wp:extent cx="658876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F26339" w:rsidRPr="002E52A1" w:rsidRDefault="00F26339" w:rsidP="00793099">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7</w:t>
                            </w:r>
                            <w:r>
                              <w:fldChar w:fldCharType="end"/>
                            </w:r>
                            <w:r>
                              <w:t xml:space="preserve"> </w:t>
                            </w:r>
                            <w:r>
                              <w:t>双门限端点</w:t>
                            </w:r>
                            <w:r>
                              <w:rPr>
                                <w:rFonts w:hint="eastAsia"/>
                              </w:rPr>
                              <w:t>检测法流程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4E8E2" id="文本框 17" o:spid="_x0000_s1032" type="#_x0000_t202" style="position:absolute;left:0;text-align:left;margin-left:-51pt;margin-top:474pt;width:518.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" stroked="f">
                <v:textbox style="mso-fit-shape-to-text:t" inset="0,0,0,0">
                  <w:txbxContent>
                    <w:p w:rsidR="00F26339" w:rsidRPr="002E52A1" w:rsidRDefault="00F26339" w:rsidP="00793099">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7</w:t>
                      </w:r>
                      <w:r>
                        <w:fldChar w:fldCharType="end"/>
                      </w:r>
                      <w:r>
                        <w:t xml:space="preserve"> </w:t>
                      </w:r>
                      <w:r>
                        <w:t>双门限端点</w:t>
                      </w:r>
                      <w:r>
                        <w:rPr>
                          <w:rFonts w:hint="eastAsia"/>
                        </w:rPr>
                        <w:t>检测法流程</w:t>
                      </w:r>
                    </w:p>
                  </w:txbxContent>
                </v:textbox>
                <w10:wrap type="topAndBottom"/>
              </v:shape>
            </w:pict>
          </mc:Fallback>
        </mc:AlternateContent>
      </w:r>
      <w:r w:rsidR="009B0F6C">
        <w:rPr>
          <w:rFonts w:hint="eastAsia"/>
          <w:noProof/>
          <w:sz w:val="24"/>
        </w:rPr>
        <w:drawing>
          <wp:anchor distT="0" distB="0" distL="114300" distR="114300" simplePos="0" relativeHeight="251676672" behindDoc="0" locked="0" layoutInCell="1" allowOverlap="1">
            <wp:simplePos x="0" y="0"/>
            <wp:positionH relativeFrom="column">
              <wp:posOffset>-962025</wp:posOffset>
            </wp:positionH>
            <wp:positionV relativeFrom="paragraph">
              <wp:posOffset>314325</wp:posOffset>
            </wp:positionV>
            <wp:extent cx="7207250" cy="565785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6.png"/>
                    <pic:cNvPicPr/>
                  </pic:nvPicPr>
                  <pic:blipFill>
                    <a:blip r:embed="rId30">
                      <a:extLst>
                        <a:ext uri="{28A0092B-C50C-407E-A947-70E740481C1C}">
                          <a14:useLocalDpi xmlns:a14="http://schemas.microsoft.com/office/drawing/2010/main" val="0"/>
                        </a:ext>
                      </a:extLst>
                    </a:blip>
                    <a:stretch>
                      <a:fillRect/>
                    </a:stretch>
                  </pic:blipFill>
                  <pic:spPr>
                    <a:xfrm>
                      <a:off x="0" y="0"/>
                      <a:ext cx="7207250" cy="5657850"/>
                    </a:xfrm>
                    <a:prstGeom prst="rect">
                      <a:avLst/>
                    </a:prstGeom>
                  </pic:spPr>
                </pic:pic>
              </a:graphicData>
            </a:graphic>
            <wp14:sizeRelH relativeFrom="page">
              <wp14:pctWidth>0</wp14:pctWidth>
            </wp14:sizeRelH>
            <wp14:sizeRelV relativeFrom="page">
              <wp14:pctHeight>0</wp14:pctHeight>
            </wp14:sizeRelV>
          </wp:anchor>
        </w:drawing>
      </w:r>
      <w:r w:rsidR="00F7329F">
        <w:rPr>
          <w:rFonts w:hint="eastAsia"/>
          <w:sz w:val="24"/>
        </w:rPr>
        <w:t>双门限端点检测流程图如图</w:t>
      </w:r>
      <w:r w:rsidR="00653F6B">
        <w:rPr>
          <w:rFonts w:hint="eastAsia"/>
          <w:sz w:val="24"/>
        </w:rPr>
        <w:t>7</w:t>
      </w:r>
      <w:r w:rsidR="00F7329F">
        <w:rPr>
          <w:rFonts w:hint="eastAsia"/>
          <w:sz w:val="24"/>
        </w:rPr>
        <w:t>.</w:t>
      </w:r>
    </w:p>
    <w:p w:rsidR="00057EA9" w:rsidRDefault="00057EA9">
      <w:pPr>
        <w:widowControl/>
        <w:jc w:val="left"/>
        <w:rPr>
          <w:sz w:val="24"/>
        </w:rPr>
      </w:pPr>
      <w:r>
        <w:rPr>
          <w:sz w:val="24"/>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45" w:name="_Toc490471942"/>
      <w:r w:rsidRPr="00152A6F">
        <w:rPr>
          <w:rFonts w:asciiTheme="minorEastAsia" w:eastAsiaTheme="minorEastAsia" w:hAnsiTheme="minorEastAsia" w:hint="eastAsia"/>
          <w:b/>
          <w:color w:val="000000"/>
          <w:sz w:val="32"/>
          <w:szCs w:val="32"/>
        </w:rPr>
        <w:lastRenderedPageBreak/>
        <w:t>语音信号特诊参数提取</w:t>
      </w:r>
      <w:bookmarkEnd w:id="45"/>
    </w:p>
    <w:p w:rsidR="00D4059F" w:rsidRDefault="00D4059F" w:rsidP="00D4059F">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6" w:name="_Toc490471943"/>
      <w:r>
        <w:rPr>
          <w:rFonts w:asciiTheme="minorEastAsia" w:eastAsiaTheme="minorEastAsia" w:hAnsiTheme="minorEastAsia" w:hint="eastAsia"/>
          <w:b/>
          <w:color w:val="000000"/>
          <w:sz w:val="28"/>
          <w:szCs w:val="28"/>
        </w:rPr>
        <w:t>短时帧能量</w:t>
      </w:r>
      <w:r w:rsidR="004D7158">
        <w:rPr>
          <w:rFonts w:asciiTheme="minorEastAsia" w:eastAsiaTheme="minorEastAsia" w:hAnsiTheme="minorEastAsia" w:hint="eastAsia"/>
          <w:b/>
          <w:color w:val="000000"/>
          <w:sz w:val="28"/>
          <w:szCs w:val="28"/>
        </w:rPr>
        <w:t>和短时过零率</w:t>
      </w:r>
      <w:bookmarkEnd w:id="46"/>
    </w:p>
    <w:p w:rsidR="00C96746" w:rsidRDefault="00933A7C" w:rsidP="00DB0B46">
      <w:pPr>
        <w:spacing w:line="360" w:lineRule="auto"/>
        <w:ind w:firstLineChars="200" w:firstLine="480"/>
        <w:rPr>
          <w:sz w:val="24"/>
        </w:rPr>
      </w:pPr>
      <w:r w:rsidRPr="00DB0B46">
        <w:rPr>
          <w:rFonts w:hint="eastAsia"/>
          <w:sz w:val="24"/>
        </w:rPr>
        <w:t>语音信号的能量不是一直不变的</w:t>
      </w:r>
      <w:r w:rsidR="00DB0B46" w:rsidRPr="00DB0B46">
        <w:rPr>
          <w:rFonts w:hint="eastAsia"/>
          <w:sz w:val="24"/>
        </w:rPr>
        <w:t>，</w:t>
      </w:r>
      <w:r w:rsidR="00940CAD">
        <w:rPr>
          <w:rFonts w:hint="eastAsia"/>
          <w:sz w:val="24"/>
        </w:rPr>
        <w:t>并且各个音之间的能量存在差异，所以可以判断出语音信号的个性特点。</w:t>
      </w:r>
      <w:r w:rsidR="00AB04D0">
        <w:rPr>
          <w:rFonts w:hint="eastAsia"/>
          <w:sz w:val="24"/>
        </w:rPr>
        <w:t>而短时过零率是指每帧内语音信号通过横轴的次数。在有时间横轴上可以看到连续语音信号的波形。若离散语音信号相邻的采样存在不同的代数符号，将此现象成为发生了过零，因此可以计算过零的次数。</w:t>
      </w:r>
    </w:p>
    <w:p w:rsidR="00A06824" w:rsidRDefault="00CF194E" w:rsidP="00DB0B46">
      <w:pPr>
        <w:spacing w:line="360" w:lineRule="auto"/>
        <w:ind w:firstLineChars="200" w:firstLine="480"/>
        <w:rPr>
          <w:sz w:val="24"/>
        </w:rPr>
      </w:pPr>
      <w:r>
        <w:rPr>
          <w:rFonts w:hint="eastAsia"/>
          <w:sz w:val="24"/>
        </w:rPr>
        <w:t>用</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n</m:t>
            </m:r>
          </m:sub>
        </m:sSub>
      </m:oMath>
      <w:r>
        <w:rPr>
          <w:rFonts w:hint="eastAsia"/>
          <w:sz w:val="24"/>
        </w:rPr>
        <w:t>代表第</w:t>
      </w:r>
      <w:r>
        <w:rPr>
          <w:rFonts w:hint="eastAsia"/>
          <w:sz w:val="24"/>
        </w:rPr>
        <w:t>n</w:t>
      </w:r>
      <w:r>
        <w:rPr>
          <w:rFonts w:hint="eastAsia"/>
          <w:sz w:val="24"/>
        </w:rPr>
        <w:t>帧语音信号</w:t>
      </w:r>
      <m:oMath>
        <m:r>
          <w:rPr>
            <w:rFonts w:ascii="Cambria Math" w:hAnsi="Cambria Math"/>
            <w:sz w:val="24"/>
          </w:rPr>
          <m:t>x</m:t>
        </m:r>
        <m:d>
          <m:dPr>
            <m:ctrlPr>
              <w:rPr>
                <w:rFonts w:ascii="Cambria Math" w:hAnsi="Cambria Math"/>
                <w:sz w:val="24"/>
              </w:rPr>
            </m:ctrlPr>
          </m:dPr>
          <m:e>
            <m:r>
              <w:rPr>
                <w:rFonts w:ascii="Cambria Math" w:hAnsi="Cambria Math"/>
                <w:sz w:val="24"/>
              </w:rPr>
              <m:t>m</m:t>
            </m:r>
          </m:e>
        </m:d>
      </m:oMath>
      <w:r>
        <w:rPr>
          <w:rFonts w:hint="eastAsia"/>
          <w:sz w:val="24"/>
        </w:rPr>
        <w:t>的短时能量：</w:t>
      </w:r>
    </w:p>
    <w:p w:rsidR="00A06824" w:rsidRDefault="00591699" w:rsidP="005C1DCB">
      <w:pPr>
        <w:spacing w:line="360" w:lineRule="auto"/>
        <w:ind w:firstLineChars="200" w:firstLine="480"/>
        <w:rPr>
          <w:color w:val="000000"/>
          <w:sz w:val="24"/>
          <w:shd w:val="clear" w:color="auto" w:fill="FFFFFF"/>
        </w:rPr>
      </w:pPr>
      <w:r>
        <w:rPr>
          <w:rFonts w:hint="eastAsia"/>
          <w:color w:val="000000"/>
          <w:position w:val="-16"/>
          <w:sz w:val="24"/>
          <w:shd w:val="clear" w:color="auto" w:fill="FFFFFF"/>
        </w:rPr>
        <w:object w:dxaOrig="2960" w:dyaOrig="459">
          <v:shape id="对象 27" o:spid="_x0000_i1032" type="#_x0000_t75" style="width:147.75pt;height:23.25pt" o:ole="">
            <v:fill o:detectmouseclick="t"/>
            <v:imagedata r:id="rId31" o:title=""/>
          </v:shape>
          <o:OLEObject Type="Embed" ProgID="Equation.3" ShapeID="对象 27" DrawAspect="Content" ObjectID="_1564842872" r:id="rId32">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BD34C9">
        <w:rPr>
          <w:color w:val="000000"/>
          <w:sz w:val="24"/>
          <w:shd w:val="clear" w:color="auto" w:fill="FFFFFF"/>
        </w:rPr>
        <w:tab/>
      </w:r>
      <w:r w:rsidR="00495ADC">
        <w:rPr>
          <w:rFonts w:hint="eastAsia"/>
        </w:rPr>
        <w:t>（</w:t>
      </w:r>
      <w:r w:rsidR="00495ADC">
        <w:rPr>
          <w:rFonts w:hint="eastAsia"/>
        </w:rPr>
        <w:t>3-1</w:t>
      </w:r>
      <w:r w:rsidR="00495ADC">
        <w:rPr>
          <w:rFonts w:hint="eastAsia"/>
        </w:rPr>
        <w:t>）</w:t>
      </w:r>
    </w:p>
    <w:p w:rsidR="00A06824" w:rsidRDefault="00FB199D" w:rsidP="00DB0B46">
      <w:pPr>
        <w:spacing w:line="360" w:lineRule="auto"/>
        <w:ind w:firstLineChars="200" w:firstLine="480"/>
        <w:rPr>
          <w:color w:val="000000"/>
          <w:sz w:val="24"/>
          <w:shd w:val="clear" w:color="auto" w:fill="FFFFFF"/>
        </w:rPr>
      </w:pPr>
      <w:r>
        <w:rPr>
          <w:rFonts w:hint="eastAsia"/>
          <w:color w:val="000000"/>
          <w:sz w:val="24"/>
          <w:shd w:val="clear" w:color="auto" w:fill="FFFFFF"/>
        </w:rPr>
        <w:t>用</w:t>
      </w:r>
      <m:oMath>
        <m:r>
          <m:rPr>
            <m:sty m:val="p"/>
          </m:rPr>
          <w:rPr>
            <w:rFonts w:ascii="Cambria Math" w:hAnsi="Cambria Math"/>
            <w:color w:val="000000"/>
            <w:sz w:val="24"/>
            <w:shd w:val="clear" w:color="auto" w:fill="FFFFFF"/>
          </w:rPr>
          <m:t>Z</m:t>
        </m:r>
        <m:d>
          <m:dPr>
            <m:ctrlPr>
              <w:rPr>
                <w:rFonts w:ascii="Cambria Math" w:hAnsi="Cambria Math"/>
                <w:color w:val="000000"/>
                <w:sz w:val="24"/>
                <w:shd w:val="clear" w:color="auto" w:fill="FFFFFF"/>
              </w:rPr>
            </m:ctrlPr>
          </m:dPr>
          <m:e>
            <m:r>
              <w:rPr>
                <w:rFonts w:ascii="Cambria Math" w:hAnsi="Cambria Math" w:hint="eastAsia"/>
                <w:color w:val="000000"/>
                <w:sz w:val="24"/>
                <w:shd w:val="clear" w:color="auto" w:fill="FFFFFF"/>
              </w:rPr>
              <m:t>n</m:t>
            </m:r>
          </m:e>
        </m:d>
      </m:oMath>
      <w:r w:rsidR="00B9550C">
        <w:rPr>
          <w:rFonts w:hint="eastAsia"/>
          <w:color w:val="000000"/>
          <w:sz w:val="24"/>
          <w:shd w:val="clear" w:color="auto" w:fill="FFFFFF"/>
        </w:rPr>
        <w:t>代表第</w:t>
      </w:r>
      <w:r w:rsidR="00B9550C">
        <w:rPr>
          <w:rFonts w:hint="eastAsia"/>
          <w:color w:val="000000"/>
          <w:sz w:val="24"/>
          <w:shd w:val="clear" w:color="auto" w:fill="FFFFFF"/>
        </w:rPr>
        <w:t>n</w:t>
      </w:r>
      <w:r w:rsidR="00B9550C">
        <w:rPr>
          <w:rFonts w:hint="eastAsia"/>
          <w:color w:val="000000"/>
          <w:sz w:val="24"/>
          <w:shd w:val="clear" w:color="auto" w:fill="FFFFFF"/>
        </w:rPr>
        <w:t>帧的过零率：</w:t>
      </w:r>
    </w:p>
    <w:p w:rsidR="00A06824" w:rsidRDefault="00AE1ED2" w:rsidP="00DB0B46">
      <w:pPr>
        <w:spacing w:line="360" w:lineRule="auto"/>
        <w:ind w:firstLineChars="200" w:firstLine="480"/>
        <w:rPr>
          <w:color w:val="000000"/>
          <w:sz w:val="24"/>
          <w:shd w:val="clear" w:color="auto" w:fill="FFFFFF"/>
        </w:rPr>
      </w:pPr>
      <w:r>
        <w:rPr>
          <w:rFonts w:hint="eastAsia"/>
          <w:color w:val="000000"/>
          <w:position w:val="-24"/>
          <w:sz w:val="24"/>
          <w:shd w:val="clear" w:color="auto" w:fill="FFFFFF"/>
        </w:rPr>
        <w:object w:dxaOrig="4740" w:dyaOrig="619">
          <v:shape id="对象 28" o:spid="_x0000_i1033" type="#_x0000_t75" style="width:237pt;height:30.75pt" o:ole="">
            <v:fill o:detectmouseclick="t"/>
            <v:imagedata r:id="rId33" o:title=""/>
          </v:shape>
          <o:OLEObject Type="Embed" ProgID="Equation.3" ShapeID="对象 28" DrawAspect="Content" ObjectID="_1564842873" r:id="rId34">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rFonts w:hint="eastAsia"/>
        </w:rPr>
        <w:t>（</w:t>
      </w:r>
      <w:r w:rsidR="00495ADC">
        <w:rPr>
          <w:rFonts w:hint="eastAsia"/>
        </w:rPr>
        <w:t>3-2</w:t>
      </w:r>
      <w:r w:rsidR="00495ADC">
        <w:rPr>
          <w:rFonts w:hint="eastAsia"/>
        </w:rPr>
        <w:t>）</w:t>
      </w:r>
    </w:p>
    <w:p w:rsidR="00495ADC" w:rsidRDefault="00AE1ED2" w:rsidP="00DB0B46">
      <w:pPr>
        <w:spacing w:line="360" w:lineRule="auto"/>
        <w:ind w:firstLineChars="200" w:firstLine="480"/>
        <w:rPr>
          <w:color w:val="000000"/>
          <w:sz w:val="24"/>
          <w:shd w:val="clear" w:color="auto" w:fill="FFFFFF"/>
        </w:rPr>
      </w:pPr>
      <w:r>
        <w:rPr>
          <w:rFonts w:hint="eastAsia"/>
          <w:color w:val="000000"/>
          <w:sz w:val="24"/>
          <w:shd w:val="clear" w:color="auto" w:fill="FFFFFF"/>
        </w:rPr>
        <w:t>其中</w:t>
      </w:r>
      <w:r>
        <w:rPr>
          <w:rFonts w:hint="eastAsia"/>
          <w:color w:val="000000"/>
          <w:sz w:val="24"/>
          <w:shd w:val="clear" w:color="auto" w:fill="FFFFFF"/>
        </w:rPr>
        <w:t>sgn[</w:t>
      </w:r>
      <w:r>
        <w:rPr>
          <w:color w:val="000000"/>
          <w:sz w:val="24"/>
          <w:shd w:val="clear" w:color="auto" w:fill="FFFFFF"/>
        </w:rPr>
        <w:t>]</w:t>
      </w:r>
      <w:r>
        <w:rPr>
          <w:rFonts w:hint="eastAsia"/>
          <w:color w:val="000000"/>
          <w:sz w:val="24"/>
          <w:shd w:val="clear" w:color="auto" w:fill="FFFFFF"/>
        </w:rPr>
        <w:t>为符号函数，即</w:t>
      </w:r>
    </w:p>
    <w:p w:rsidR="00A06824" w:rsidRDefault="00280268" w:rsidP="00DB0B46">
      <w:pPr>
        <w:spacing w:line="360" w:lineRule="auto"/>
        <w:ind w:firstLineChars="200" w:firstLine="480"/>
        <w:rPr>
          <w:color w:val="000000"/>
          <w:sz w:val="24"/>
          <w:shd w:val="clear" w:color="auto" w:fill="FFFFFF"/>
        </w:rPr>
      </w:pPr>
      <m:oMath>
        <m:r>
          <m:rPr>
            <m:sty m:val="p"/>
          </m:rPr>
          <w:rPr>
            <w:rFonts w:ascii="Cambria Math" w:hAnsi="Cambria Math"/>
            <w:color w:val="000000"/>
            <w:sz w:val="24"/>
            <w:shd w:val="clear" w:color="auto" w:fill="FFFFFF"/>
          </w:rPr>
          <m:t>sgn[x]</m:t>
        </m:r>
        <m:r>
          <w:rPr>
            <w:rFonts w:ascii="Cambria Math" w:hAnsi="Cambria Math"/>
            <w:color w:val="000000"/>
            <w:sz w:val="24"/>
            <w:shd w:val="clear" w:color="auto" w:fill="FFFFFF"/>
          </w:rPr>
          <m:t>=</m:t>
        </m:r>
        <m:d>
          <m:dPr>
            <m:begChr m:val="{"/>
            <m:endChr m:val=""/>
            <m:ctrlPr>
              <w:rPr>
                <w:rFonts w:ascii="Cambria Math" w:hAnsi="Cambria Math"/>
                <w:i/>
                <w:color w:val="000000"/>
                <w:sz w:val="24"/>
                <w:shd w:val="clear" w:color="auto" w:fill="FFFFFF"/>
              </w:rPr>
            </m:ctrlPr>
          </m:dPr>
          <m:e>
            <m:m>
              <m:mPr>
                <m:mcs>
                  <m:mc>
                    <m:mcPr>
                      <m:count m:val="1"/>
                      <m:mcJc m:val="center"/>
                    </m:mcPr>
                  </m:mc>
                </m:mcs>
                <m:ctrlPr>
                  <w:rPr>
                    <w:rFonts w:ascii="Cambria Math" w:hAnsi="Cambria Math"/>
                    <w:i/>
                    <w:color w:val="000000"/>
                    <w:sz w:val="24"/>
                    <w:shd w:val="clear" w:color="auto" w:fill="FFFFFF"/>
                  </w:rPr>
                </m:ctrlPr>
              </m:mPr>
              <m:mr>
                <m:e>
                  <m:r>
                    <w:rPr>
                      <w:rFonts w:ascii="Cambria Math" w:hAnsi="Cambria Math"/>
                      <w:color w:val="000000"/>
                      <w:sz w:val="24"/>
                      <w:shd w:val="clear" w:color="auto" w:fill="FFFFFF"/>
                    </w:rPr>
                    <m:t>1,x≥0</m:t>
                  </m:r>
                </m:e>
              </m:mr>
              <m:mr>
                <m:e>
                  <m:r>
                    <w:rPr>
                      <w:rFonts w:ascii="Cambria Math" w:hAnsi="Cambria Math"/>
                      <w:color w:val="000000"/>
                      <w:sz w:val="24"/>
                      <w:shd w:val="clear" w:color="auto" w:fill="FFFFFF"/>
                    </w:rPr>
                    <m:t>0,x&lt;0</m:t>
                  </m:r>
                </m:e>
              </m:mr>
            </m:m>
          </m:e>
        </m:d>
      </m:oMath>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rFonts w:hint="eastAsia"/>
        </w:rPr>
        <w:t>（</w:t>
      </w:r>
      <w:r w:rsidR="00495ADC">
        <w:rPr>
          <w:rFonts w:hint="eastAsia"/>
        </w:rPr>
        <w:t>3-3</w:t>
      </w:r>
      <w:r w:rsidR="00495ADC">
        <w:rPr>
          <w:rFonts w:hint="eastAsia"/>
        </w:rPr>
        <w:t>）</w:t>
      </w:r>
    </w:p>
    <w:p w:rsidR="00AB04D0" w:rsidRPr="00DB0B46" w:rsidRDefault="00FE5EBB" w:rsidP="00DB0B46">
      <w:pPr>
        <w:spacing w:line="360" w:lineRule="auto"/>
        <w:ind w:firstLineChars="200" w:firstLine="480"/>
        <w:rPr>
          <w:sz w:val="24"/>
        </w:rPr>
      </w:pPr>
      <m:oMath>
        <m:r>
          <m:rPr>
            <m:sty m:val="p"/>
          </m:rPr>
          <w:rPr>
            <w:rFonts w:ascii="Cambria Math" w:hAnsi="Cambria Math"/>
            <w:color w:val="000000"/>
            <w:sz w:val="24"/>
            <w:shd w:val="clear" w:color="auto" w:fill="FFFFFF"/>
          </w:rPr>
          <m:t>w</m:t>
        </m:r>
        <m:d>
          <m:dPr>
            <m:ctrlPr>
              <w:rPr>
                <w:rFonts w:ascii="Cambria Math" w:hAnsi="Cambria Math"/>
                <w:color w:val="000000"/>
                <w:sz w:val="24"/>
                <w:shd w:val="clear" w:color="auto" w:fill="FFFFFF"/>
              </w:rPr>
            </m:ctrlPr>
          </m:dPr>
          <m:e>
            <m:r>
              <w:rPr>
                <w:rFonts w:ascii="Cambria Math" w:hAnsi="Cambria Math"/>
                <w:color w:val="000000"/>
                <w:sz w:val="24"/>
                <w:shd w:val="clear" w:color="auto" w:fill="FFFFFF"/>
              </w:rPr>
              <m:t>n</m:t>
            </m:r>
          </m:e>
        </m:d>
      </m:oMath>
      <w:r>
        <w:rPr>
          <w:rFonts w:hint="eastAsia"/>
          <w:color w:val="000000"/>
          <w:sz w:val="24"/>
          <w:shd w:val="clear" w:color="auto" w:fill="FFFFFF"/>
        </w:rPr>
        <w:t>为窗函数</w:t>
      </w:r>
      <w:r w:rsidR="00592328">
        <w:rPr>
          <w:rFonts w:hint="eastAsia"/>
          <w:color w:val="000000"/>
          <w:sz w:val="24"/>
          <w:shd w:val="clear" w:color="auto" w:fill="FFFFFF"/>
        </w:rPr>
        <w:t>（</w:t>
      </w:r>
      <w:r w:rsidR="00975EA8">
        <w:rPr>
          <w:rFonts w:hint="eastAsia"/>
          <w:color w:val="000000"/>
          <w:sz w:val="24"/>
          <w:shd w:val="clear" w:color="auto" w:fill="FFFFFF"/>
        </w:rPr>
        <w:t>见</w:t>
      </w:r>
      <w:r w:rsidR="00975EA8">
        <w:rPr>
          <w:rFonts w:hint="eastAsia"/>
          <w:color w:val="000000"/>
          <w:sz w:val="24"/>
          <w:shd w:val="clear" w:color="auto" w:fill="FFFFFF"/>
        </w:rPr>
        <w:t>2.3</w:t>
      </w:r>
      <w:r w:rsidR="00975EA8">
        <w:rPr>
          <w:color w:val="000000"/>
          <w:sz w:val="24"/>
          <w:shd w:val="clear" w:color="auto" w:fill="FFFFFF"/>
        </w:rPr>
        <w:t xml:space="preserve"> </w:t>
      </w:r>
      <w:r w:rsidR="00975EA8">
        <w:rPr>
          <w:rFonts w:hint="eastAsia"/>
          <w:color w:val="000000"/>
          <w:sz w:val="24"/>
          <w:shd w:val="clear" w:color="auto" w:fill="FFFFFF"/>
        </w:rPr>
        <w:t>分帧与加窗</w:t>
      </w:r>
      <w:r w:rsidR="00592328">
        <w:rPr>
          <w:rFonts w:hint="eastAsia"/>
          <w:color w:val="000000"/>
          <w:sz w:val="24"/>
          <w:shd w:val="clear" w:color="auto" w:fill="FFFFFF"/>
        </w:rPr>
        <w:t>）</w:t>
      </w:r>
      <w:r>
        <w:rPr>
          <w:rFonts w:hint="eastAsia"/>
          <w:color w:val="000000"/>
          <w:sz w:val="24"/>
          <w:shd w:val="clear" w:color="auto" w:fill="FFFFFF"/>
        </w:rPr>
        <w:t>。</w:t>
      </w:r>
    </w:p>
    <w:p w:rsidR="00D4059F" w:rsidRDefault="00D4059F" w:rsidP="00D4059F">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7" w:name="_Toc490471944"/>
      <w:r>
        <w:rPr>
          <w:rFonts w:asciiTheme="minorEastAsia" w:eastAsiaTheme="minorEastAsia" w:hAnsiTheme="minorEastAsia" w:hint="eastAsia"/>
          <w:b/>
          <w:color w:val="000000"/>
          <w:sz w:val="28"/>
          <w:szCs w:val="28"/>
        </w:rPr>
        <w:t>Mel频率倒谱系数</w:t>
      </w:r>
      <w:r w:rsidR="00592E09">
        <w:rPr>
          <w:rFonts w:asciiTheme="minorEastAsia" w:eastAsiaTheme="minorEastAsia" w:hAnsiTheme="minorEastAsia" w:hint="eastAsia"/>
          <w:b/>
          <w:color w:val="000000"/>
          <w:sz w:val="28"/>
          <w:szCs w:val="28"/>
        </w:rPr>
        <w:t>（M</w:t>
      </w:r>
      <w:r w:rsidR="00592E09">
        <w:rPr>
          <w:rFonts w:asciiTheme="minorEastAsia" w:eastAsiaTheme="minorEastAsia" w:hAnsiTheme="minorEastAsia"/>
          <w:b/>
          <w:color w:val="000000"/>
          <w:sz w:val="28"/>
          <w:szCs w:val="28"/>
        </w:rPr>
        <w:t>FCC</w:t>
      </w:r>
      <w:r w:rsidR="00592E09">
        <w:rPr>
          <w:rFonts w:asciiTheme="minorEastAsia" w:eastAsiaTheme="minorEastAsia" w:hAnsiTheme="minorEastAsia" w:hint="eastAsia"/>
          <w:b/>
          <w:color w:val="000000"/>
          <w:sz w:val="28"/>
          <w:szCs w:val="28"/>
        </w:rPr>
        <w:t>）</w:t>
      </w:r>
      <w:bookmarkEnd w:id="47"/>
    </w:p>
    <w:p w:rsidR="0028015B" w:rsidRDefault="00970B4F" w:rsidP="008A5AC5">
      <w:pPr>
        <w:spacing w:line="360" w:lineRule="auto"/>
        <w:ind w:firstLineChars="200" w:firstLine="480"/>
        <w:rPr>
          <w:sz w:val="24"/>
        </w:rPr>
      </w:pPr>
      <w:r>
        <w:rPr>
          <w:noProof/>
          <w:sz w:val="24"/>
        </w:rPr>
        <w:drawing>
          <wp:anchor distT="0" distB="0" distL="114300" distR="114300" simplePos="0" relativeHeight="251682816" behindDoc="0" locked="0" layoutInCell="1" allowOverlap="1">
            <wp:simplePos x="0" y="0"/>
            <wp:positionH relativeFrom="column">
              <wp:posOffset>-9525</wp:posOffset>
            </wp:positionH>
            <wp:positionV relativeFrom="paragraph">
              <wp:posOffset>942975</wp:posOffset>
            </wp:positionV>
            <wp:extent cx="5274310" cy="267335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8.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673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7DEDC62F" wp14:editId="25D8F4DC">
                <wp:simplePos x="0" y="0"/>
                <wp:positionH relativeFrom="column">
                  <wp:posOffset>-57150</wp:posOffset>
                </wp:positionH>
                <wp:positionV relativeFrom="paragraph">
                  <wp:posOffset>3677920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26339" w:rsidRPr="005D5C36" w:rsidRDefault="00F26339" w:rsidP="00970B4F">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8</w:t>
                            </w:r>
                            <w:r>
                              <w:fldChar w:fldCharType="end"/>
                            </w:r>
                            <w:r>
                              <w:t xml:space="preserve"> Mel</w:t>
                            </w:r>
                            <w:r>
                              <w:rPr>
                                <w:rFonts w:hint="eastAsia"/>
                              </w:rPr>
                              <w:t>频率倒谱系数示意图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DC62F" id="文本框 18" o:spid="_x0000_s1033" type="#_x0000_t202" style="position:absolute;left:0;text-align:left;margin-left:-4.5pt;margin-top:289.6pt;width:41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" stroked="f">
                <v:textbox style="mso-fit-shape-to-text:t" inset="0,0,0,0">
                  <w:txbxContent>
                    <w:p w:rsidR="00F26339" w:rsidRPr="005D5C36" w:rsidRDefault="00F26339" w:rsidP="00970B4F">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8</w:t>
                      </w:r>
                      <w:r>
                        <w:fldChar w:fldCharType="end"/>
                      </w:r>
                      <w:r>
                        <w:t xml:space="preserve"> Mel</w:t>
                      </w:r>
                      <w:r>
                        <w:rPr>
                          <w:rFonts w:hint="eastAsia"/>
                        </w:rPr>
                        <w:t>频率倒谱系数示意图</w:t>
                      </w:r>
                    </w:p>
                  </w:txbxContent>
                </v:textbox>
                <w10:wrap type="topAndBottom"/>
              </v:shape>
            </w:pict>
          </mc:Fallback>
        </mc:AlternateContent>
      </w:r>
      <w:r w:rsidR="00F91CF7">
        <w:rPr>
          <w:rFonts w:hint="eastAsia"/>
          <w:sz w:val="24"/>
        </w:rPr>
        <w:t>人的听觉系统对声音频率的感知是非线性的，</w:t>
      </w:r>
      <w:r w:rsidR="0028015B">
        <w:rPr>
          <w:rFonts w:hint="eastAsia"/>
          <w:sz w:val="24"/>
        </w:rPr>
        <w:t>人耳相当于一个滤波器组，它能让人在各种变异环境下正常分辨声音，其滤波作用在对数频率尺度上进行，</w:t>
      </w:r>
      <w:r w:rsidR="00F91CF7">
        <w:rPr>
          <w:rFonts w:hint="eastAsia"/>
          <w:sz w:val="24"/>
        </w:rPr>
        <w:t>对</w:t>
      </w:r>
      <w:r w:rsidR="00F91CF7">
        <w:rPr>
          <w:rFonts w:hint="eastAsia"/>
          <w:sz w:val="24"/>
        </w:rPr>
        <w:t>1000</w:t>
      </w:r>
      <w:r w:rsidR="00F91CF7">
        <w:rPr>
          <w:sz w:val="24"/>
        </w:rPr>
        <w:t>H</w:t>
      </w:r>
      <w:r w:rsidR="00F91CF7">
        <w:rPr>
          <w:rFonts w:hint="eastAsia"/>
          <w:sz w:val="24"/>
        </w:rPr>
        <w:t>z</w:t>
      </w:r>
      <w:r w:rsidR="00F91CF7">
        <w:rPr>
          <w:rFonts w:hint="eastAsia"/>
          <w:sz w:val="24"/>
        </w:rPr>
        <w:t>以下的频率声音的感知呈近似线性关系；而对于</w:t>
      </w:r>
      <w:r w:rsidR="00F91CF7">
        <w:rPr>
          <w:rFonts w:hint="eastAsia"/>
          <w:sz w:val="24"/>
        </w:rPr>
        <w:t>1000</w:t>
      </w:r>
      <w:r w:rsidR="00F91CF7">
        <w:rPr>
          <w:sz w:val="24"/>
        </w:rPr>
        <w:t>H</w:t>
      </w:r>
      <w:r w:rsidR="00F91CF7">
        <w:rPr>
          <w:rFonts w:hint="eastAsia"/>
          <w:sz w:val="24"/>
        </w:rPr>
        <w:t>z</w:t>
      </w:r>
      <w:r w:rsidR="00F91CF7">
        <w:rPr>
          <w:rFonts w:hint="eastAsia"/>
          <w:sz w:val="24"/>
        </w:rPr>
        <w:t>以上频率声音</w:t>
      </w:r>
      <w:r w:rsidR="00F91CF7">
        <w:rPr>
          <w:rFonts w:hint="eastAsia"/>
          <w:sz w:val="24"/>
        </w:rPr>
        <w:lastRenderedPageBreak/>
        <w:t>的感知遵循在对数频率坐标上的近似线性关系，</w:t>
      </w:r>
      <w:r w:rsidR="0028015B">
        <w:rPr>
          <w:rFonts w:hint="eastAsia"/>
          <w:sz w:val="24"/>
        </w:rPr>
        <w:t>使人耳对低频信号更敏感。</w:t>
      </w:r>
    </w:p>
    <w:p w:rsidR="0028015B" w:rsidRDefault="0028015B" w:rsidP="002C4B6D">
      <w:pPr>
        <w:spacing w:line="360" w:lineRule="auto"/>
        <w:ind w:firstLineChars="200" w:firstLine="480"/>
        <w:rPr>
          <w:sz w:val="24"/>
        </w:rPr>
      </w:pPr>
      <w:r>
        <w:rPr>
          <w:rFonts w:hint="eastAsia"/>
          <w:sz w:val="24"/>
        </w:rPr>
        <w:t>Mel</w:t>
      </w:r>
      <w:r>
        <w:rPr>
          <w:rFonts w:hint="eastAsia"/>
          <w:sz w:val="24"/>
        </w:rPr>
        <w:t>频率滤波器组就是由此实验得到的，</w:t>
      </w:r>
      <w:r w:rsidR="00664CFB">
        <w:rPr>
          <w:rFonts w:hint="eastAsia"/>
          <w:sz w:val="24"/>
        </w:rPr>
        <w:t>其用于模拟人耳对不同频率语音的感知。</w:t>
      </w:r>
      <w:r w:rsidR="008B7078">
        <w:rPr>
          <w:sz w:val="24"/>
        </w:rPr>
        <w:t>M</w:t>
      </w:r>
      <w:r w:rsidR="008B7078">
        <w:rPr>
          <w:rFonts w:hint="eastAsia"/>
          <w:sz w:val="24"/>
        </w:rPr>
        <w:t>el</w:t>
      </w:r>
      <w:r w:rsidR="008B7078">
        <w:rPr>
          <w:rFonts w:hint="eastAsia"/>
          <w:sz w:val="24"/>
        </w:rPr>
        <w:t>频率倒谱系数</w:t>
      </w:r>
      <w:r w:rsidR="00664CFB" w:rsidRPr="008A5AC5">
        <w:rPr>
          <w:rFonts w:hint="eastAsia"/>
          <w:sz w:val="24"/>
        </w:rPr>
        <w:t>是用一个在低频区域交叉重叠的三角形滤波器组</w:t>
      </w:r>
      <w:r w:rsidR="00664CFB" w:rsidRPr="008A5AC5">
        <w:rPr>
          <w:rFonts w:hint="eastAsia"/>
          <w:sz w:val="24"/>
        </w:rPr>
        <w:t>-</w:t>
      </w:r>
      <w:r w:rsidR="00664CFB" w:rsidRPr="008A5AC5">
        <w:rPr>
          <w:sz w:val="24"/>
        </w:rPr>
        <w:t>M</w:t>
      </w:r>
      <w:r w:rsidR="00664CFB" w:rsidRPr="008A5AC5">
        <w:rPr>
          <w:rFonts w:hint="eastAsia"/>
          <w:sz w:val="24"/>
        </w:rPr>
        <w:t>el</w:t>
      </w:r>
      <w:r w:rsidR="00664CFB" w:rsidRPr="008A5AC5">
        <w:rPr>
          <w:rFonts w:hint="eastAsia"/>
          <w:sz w:val="24"/>
        </w:rPr>
        <w:t>滤波器组对语音信号的能量谱进行带通滤波。</w:t>
      </w:r>
      <w:r w:rsidR="00664CFB" w:rsidRPr="008A5AC5">
        <w:rPr>
          <w:rFonts w:hint="eastAsia"/>
          <w:sz w:val="24"/>
        </w:rPr>
        <w:t>Mel</w:t>
      </w:r>
      <w:r w:rsidR="00664CFB" w:rsidRPr="008A5AC5">
        <w:rPr>
          <w:rFonts w:hint="eastAsia"/>
          <w:sz w:val="24"/>
        </w:rPr>
        <w:t>滤波器组在信号的低频区域分布较密，中频区域分布较少，高频区域分布较为稀疏，单个滤波器的带通带宽较大，因此，高频区域的频率分辨率较低，频谱信息较弱，导致信息遗漏。</w:t>
      </w:r>
    </w:p>
    <w:p w:rsidR="00571894" w:rsidRDefault="00571894" w:rsidP="002C4B6D">
      <w:pPr>
        <w:spacing w:line="360" w:lineRule="auto"/>
        <w:ind w:firstLineChars="200" w:firstLine="420"/>
        <w:rPr>
          <w:sz w:val="24"/>
        </w:rPr>
      </w:pPr>
      <w:r>
        <w:rPr>
          <w:noProof/>
        </w:rPr>
        <mc:AlternateContent>
          <mc:Choice Requires="wps">
            <w:drawing>
              <wp:anchor distT="0" distB="0" distL="114300" distR="114300" simplePos="0" relativeHeight="251687936" behindDoc="0" locked="0" layoutInCell="1" allowOverlap="1" wp14:anchorId="1C080591" wp14:editId="7ACA4930">
                <wp:simplePos x="0" y="0"/>
                <wp:positionH relativeFrom="column">
                  <wp:posOffset>0</wp:posOffset>
                </wp:positionH>
                <wp:positionV relativeFrom="paragraph">
                  <wp:posOffset>1050925</wp:posOffset>
                </wp:positionV>
                <wp:extent cx="52743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26339" w:rsidRPr="00CF3BD8" w:rsidRDefault="00F26339" w:rsidP="00B77294">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9</w:t>
                            </w:r>
                            <w:r>
                              <w:fldChar w:fldCharType="end"/>
                            </w:r>
                            <w:r>
                              <w:t xml:space="preserve"> Mel</w:t>
                            </w:r>
                            <w:r>
                              <w:t>频率</w:t>
                            </w:r>
                            <w:r>
                              <w:rPr>
                                <w:rFonts w:hint="eastAsia"/>
                              </w:rPr>
                              <w:t>倒谱系数提取过程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80591" id="文本框 20" o:spid="_x0000_s1034" type="#_x0000_t202" style="position:absolute;left:0;text-align:left;margin-left:0;margin-top:82.75pt;width:415.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" stroked="f">
                <v:textbox style="mso-fit-shape-to-text:t" inset="0,0,0,0">
                  <w:txbxContent>
                    <w:p w:rsidR="00F26339" w:rsidRPr="00CF3BD8" w:rsidRDefault="00F26339" w:rsidP="00B77294">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9</w:t>
                      </w:r>
                      <w:r>
                        <w:fldChar w:fldCharType="end"/>
                      </w:r>
                      <w:r>
                        <w:t xml:space="preserve"> Mel</w:t>
                      </w:r>
                      <w:r>
                        <w:t>频率</w:t>
                      </w:r>
                      <w:r>
                        <w:rPr>
                          <w:rFonts w:hint="eastAsia"/>
                        </w:rPr>
                        <w:t>倒谱系数提取过程</w:t>
                      </w:r>
                    </w:p>
                  </w:txbxContent>
                </v:textbox>
                <w10:wrap type="topAndBottom"/>
              </v:shape>
            </w:pict>
          </mc:Fallback>
        </mc:AlternateContent>
      </w:r>
      <w:r>
        <w:rPr>
          <w:rFonts w:hint="eastAsia"/>
          <w:noProof/>
          <w:sz w:val="24"/>
        </w:rPr>
        <w:drawing>
          <wp:anchor distT="0" distB="0" distL="114300" distR="114300" simplePos="0" relativeHeight="251685888" behindDoc="0" locked="0" layoutInCell="1" allowOverlap="1">
            <wp:simplePos x="0" y="0"/>
            <wp:positionH relativeFrom="column">
              <wp:posOffset>57150</wp:posOffset>
            </wp:positionH>
            <wp:positionV relativeFrom="paragraph">
              <wp:posOffset>304800</wp:posOffset>
            </wp:positionV>
            <wp:extent cx="5274310" cy="74930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9.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749300"/>
                    </a:xfrm>
                    <a:prstGeom prst="rect">
                      <a:avLst/>
                    </a:prstGeom>
                  </pic:spPr>
                </pic:pic>
              </a:graphicData>
            </a:graphic>
            <wp14:sizeRelH relativeFrom="page">
              <wp14:pctWidth>0</wp14:pctWidth>
            </wp14:sizeRelH>
            <wp14:sizeRelV relativeFrom="page">
              <wp14:pctHeight>0</wp14:pctHeight>
            </wp14:sizeRelV>
          </wp:anchor>
        </w:drawing>
      </w:r>
      <w:r w:rsidR="000930F2">
        <w:rPr>
          <w:rFonts w:hint="eastAsia"/>
          <w:sz w:val="24"/>
        </w:rPr>
        <w:t>Mel</w:t>
      </w:r>
      <w:r w:rsidR="000930F2">
        <w:rPr>
          <w:rFonts w:hint="eastAsia"/>
          <w:sz w:val="24"/>
        </w:rPr>
        <w:t>频率倒谱系数的提取过程如下（见图</w:t>
      </w:r>
      <w:r w:rsidR="000930F2">
        <w:rPr>
          <w:rFonts w:hint="eastAsia"/>
          <w:sz w:val="24"/>
        </w:rPr>
        <w:t>9</w:t>
      </w:r>
      <w:r w:rsidR="000930F2">
        <w:rPr>
          <w:rFonts w:hint="eastAsia"/>
          <w:sz w:val="24"/>
        </w:rPr>
        <w:t>）：</w:t>
      </w:r>
    </w:p>
    <w:p w:rsidR="00B32611" w:rsidRDefault="00FD5A1A" w:rsidP="00B32611">
      <w:pPr>
        <w:pStyle w:val="a3"/>
        <w:numPr>
          <w:ilvl w:val="0"/>
          <w:numId w:val="9"/>
        </w:numPr>
        <w:spacing w:line="360" w:lineRule="auto"/>
        <w:ind w:firstLineChars="0"/>
        <w:rPr>
          <w:sz w:val="24"/>
        </w:rPr>
      </w:pPr>
      <w:r>
        <w:rPr>
          <w:noProof/>
        </w:rPr>
        <mc:AlternateContent>
          <mc:Choice Requires="wps">
            <w:drawing>
              <wp:anchor distT="0" distB="0" distL="114300" distR="114300" simplePos="0" relativeHeight="251691008" behindDoc="0" locked="0" layoutInCell="1" allowOverlap="1" wp14:anchorId="5DAA8A1D" wp14:editId="7281600F">
                <wp:simplePos x="0" y="0"/>
                <wp:positionH relativeFrom="column">
                  <wp:posOffset>676275</wp:posOffset>
                </wp:positionH>
                <wp:positionV relativeFrom="paragraph">
                  <wp:posOffset>4635500</wp:posOffset>
                </wp:positionV>
                <wp:extent cx="435292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F26339" w:rsidRPr="00B33DBB" w:rsidRDefault="00F26339" w:rsidP="00FD5A1A">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10</w:t>
                            </w:r>
                            <w:r>
                              <w:fldChar w:fldCharType="end"/>
                            </w:r>
                            <w:r>
                              <w:t xml:space="preserve"> </w:t>
                            </w:r>
                            <w:r>
                              <w:rPr>
                                <w:rFonts w:hint="eastAsia"/>
                              </w:rPr>
                              <w:t>傅里叶变换原理图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A8A1D" id="文本框 22" o:spid="_x0000_s1035" type="#_x0000_t202" style="position:absolute;left:0;text-align:left;margin-left:53.25pt;margin-top:365pt;width:34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" stroked="f">
                <v:textbox style="mso-fit-shape-to-text:t" inset="0,0,0,0">
                  <w:txbxContent>
                    <w:p w:rsidR="00F26339" w:rsidRPr="00B33DBB" w:rsidRDefault="00F26339" w:rsidP="00FD5A1A">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10</w:t>
                      </w:r>
                      <w:r>
                        <w:fldChar w:fldCharType="end"/>
                      </w:r>
                      <w:r>
                        <w:t xml:space="preserve"> </w:t>
                      </w:r>
                      <w:r>
                        <w:rPr>
                          <w:rFonts w:hint="eastAsia"/>
                        </w:rPr>
                        <w:t>傅里叶变换原理图</w:t>
                      </w:r>
                    </w:p>
                  </w:txbxContent>
                </v:textbox>
                <w10:wrap type="topAndBottom"/>
              </v:shape>
            </w:pict>
          </mc:Fallback>
        </mc:AlternateContent>
      </w:r>
      <w:r>
        <w:rPr>
          <w:rFonts w:hint="eastAsia"/>
          <w:noProof/>
          <w:sz w:val="24"/>
        </w:rPr>
        <w:drawing>
          <wp:anchor distT="0" distB="0" distL="114300" distR="114300" simplePos="0" relativeHeight="251688960" behindDoc="0" locked="0" layoutInCell="1" allowOverlap="1">
            <wp:simplePos x="0" y="0"/>
            <wp:positionH relativeFrom="column">
              <wp:posOffset>676275</wp:posOffset>
            </wp:positionH>
            <wp:positionV relativeFrom="paragraph">
              <wp:posOffset>1539240</wp:posOffset>
            </wp:positionV>
            <wp:extent cx="4352925" cy="3039110"/>
            <wp:effectExtent l="0" t="0" r="9525"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0.png"/>
                    <pic:cNvPicPr/>
                  </pic:nvPicPr>
                  <pic:blipFill>
                    <a:blip r:embed="rId37">
                      <a:extLst>
                        <a:ext uri="{28A0092B-C50C-407E-A947-70E740481C1C}">
                          <a14:useLocalDpi xmlns:a14="http://schemas.microsoft.com/office/drawing/2010/main" val="0"/>
                        </a:ext>
                      </a:extLst>
                    </a:blip>
                    <a:stretch>
                      <a:fillRect/>
                    </a:stretch>
                  </pic:blipFill>
                  <pic:spPr>
                    <a:xfrm>
                      <a:off x="0" y="0"/>
                      <a:ext cx="4352925" cy="3039110"/>
                    </a:xfrm>
                    <a:prstGeom prst="rect">
                      <a:avLst/>
                    </a:prstGeom>
                  </pic:spPr>
                </pic:pic>
              </a:graphicData>
            </a:graphic>
            <wp14:sizeRelH relativeFrom="page">
              <wp14:pctWidth>0</wp14:pctWidth>
            </wp14:sizeRelH>
            <wp14:sizeRelV relativeFrom="page">
              <wp14:pctHeight>0</wp14:pctHeight>
            </wp14:sizeRelV>
          </wp:anchor>
        </w:drawing>
      </w:r>
      <w:r w:rsidR="00F24459">
        <w:rPr>
          <w:rFonts w:hint="eastAsia"/>
          <w:sz w:val="24"/>
        </w:rPr>
        <w:t>将每帧的数据进行快速傅里叶变换</w:t>
      </w:r>
      <w:r w:rsidR="00A33EB5">
        <w:rPr>
          <w:rFonts w:hint="eastAsia"/>
          <w:sz w:val="24"/>
        </w:rPr>
        <w:t>（</w:t>
      </w:r>
      <w:r w:rsidR="00A33EB5">
        <w:rPr>
          <w:rFonts w:hint="eastAsia"/>
          <w:sz w:val="24"/>
        </w:rPr>
        <w:t>F</w:t>
      </w:r>
      <w:r w:rsidR="00A33EB5">
        <w:rPr>
          <w:sz w:val="24"/>
        </w:rPr>
        <w:t>FT</w:t>
      </w:r>
      <w:r w:rsidR="00A33EB5">
        <w:rPr>
          <w:rFonts w:hint="eastAsia"/>
          <w:sz w:val="24"/>
        </w:rPr>
        <w:t>）</w:t>
      </w:r>
      <w:r w:rsidR="00F24459">
        <w:rPr>
          <w:rFonts w:hint="eastAsia"/>
          <w:sz w:val="24"/>
        </w:rPr>
        <w:t>，将数据从时域转换为频域</w:t>
      </w:r>
      <w:r w:rsidR="00980F68">
        <w:rPr>
          <w:rFonts w:hint="eastAsia"/>
          <w:sz w:val="24"/>
        </w:rPr>
        <w:t>。</w:t>
      </w:r>
      <w:r w:rsidR="00A33EB5" w:rsidRPr="00A33EB5">
        <w:rPr>
          <w:sz w:val="24"/>
        </w:rPr>
        <w:t>傅立叶原理表明：任何连续测量的时序或信号，都可以表示为不同频率的正弦波信号的无限叠加。而根据该原理创立的傅立叶变换算法利用直接测量到的原始信号，以累加方式来计算该信号中不同正弦波信号的频率、振幅和相位。</w:t>
      </w:r>
      <w:r w:rsidR="00A33EB5" w:rsidRPr="00A33EB5">
        <w:rPr>
          <w:bCs/>
          <w:sz w:val="24"/>
        </w:rPr>
        <w:t>有些信号在时域上是很难看出什么特征的，但是如果变换到频域之后，就很容易看出特征了</w:t>
      </w:r>
      <w:r w:rsidR="00A33EB5" w:rsidRPr="00A33EB5">
        <w:rPr>
          <w:sz w:val="24"/>
        </w:rPr>
        <w:t>。这就是很多信号分析采用</w:t>
      </w:r>
      <w:r w:rsidR="004F3293">
        <w:rPr>
          <w:rFonts w:hint="eastAsia"/>
          <w:sz w:val="24"/>
        </w:rPr>
        <w:t>快速傅里叶变换</w:t>
      </w:r>
      <w:r w:rsidR="00A33EB5" w:rsidRPr="00A33EB5">
        <w:rPr>
          <w:sz w:val="24"/>
        </w:rPr>
        <w:t>变换的原因。另外，</w:t>
      </w:r>
      <w:r w:rsidR="004F3293">
        <w:rPr>
          <w:rFonts w:hint="eastAsia"/>
          <w:sz w:val="24"/>
        </w:rPr>
        <w:t>快速傅里叶变换</w:t>
      </w:r>
      <w:r w:rsidR="00A33EB5" w:rsidRPr="00A33EB5">
        <w:rPr>
          <w:sz w:val="24"/>
        </w:rPr>
        <w:t>可以将一个信号的频谱提取出来，这在频谱分析方面也是经常用的。</w:t>
      </w:r>
      <w:r w:rsidR="00A33EB5">
        <w:rPr>
          <w:rFonts w:hint="eastAsia"/>
          <w:sz w:val="24"/>
        </w:rPr>
        <w:t>在此处就是利用</w:t>
      </w:r>
      <w:r w:rsidR="004F3293">
        <w:rPr>
          <w:rFonts w:hint="eastAsia"/>
          <w:sz w:val="24"/>
        </w:rPr>
        <w:t>快速</w:t>
      </w:r>
      <w:r w:rsidR="004F3293">
        <w:rPr>
          <w:rFonts w:hint="eastAsia"/>
          <w:sz w:val="24"/>
        </w:rPr>
        <w:lastRenderedPageBreak/>
        <w:t>傅里叶变换将信号的频谱提取出来。</w:t>
      </w:r>
    </w:p>
    <w:p w:rsidR="00A43554" w:rsidRDefault="007B3BB1"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n=0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离散傅里叶变换（</w:t>
      </w:r>
      <w:r w:rsidR="00364930">
        <w:rPr>
          <w:rFonts w:hint="eastAsia"/>
          <w:sz w:val="24"/>
        </w:rPr>
        <w:t>D</w:t>
      </w:r>
      <w:r w:rsidR="00364930">
        <w:rPr>
          <w:sz w:val="24"/>
        </w:rPr>
        <w:t>FT</w:t>
      </w:r>
      <w:r w:rsidR="00364930">
        <w:rPr>
          <w:rFonts w:hint="eastAsia"/>
          <w:sz w:val="24"/>
        </w:rPr>
        <w:t>）</w:t>
      </w:r>
      <w:r w:rsidR="00364930">
        <w:rPr>
          <w:sz w:val="24"/>
        </w:rPr>
        <w:tab/>
      </w:r>
      <w:r w:rsidR="00364930">
        <w:rPr>
          <w:sz w:val="24"/>
        </w:rPr>
        <w:tab/>
      </w:r>
      <w:r w:rsidR="00364930">
        <w:rPr>
          <w:rFonts w:hint="eastAsia"/>
        </w:rPr>
        <w:t>（</w:t>
      </w:r>
      <w:r w:rsidR="00364930">
        <w:rPr>
          <w:rFonts w:hint="eastAsia"/>
        </w:rPr>
        <w:t>3-4</w:t>
      </w:r>
      <w:r w:rsidR="00364930">
        <w:rPr>
          <w:rFonts w:hint="eastAsia"/>
        </w:rPr>
        <w:t>）</w:t>
      </w:r>
    </w:p>
    <w:p w:rsidR="00364930" w:rsidRDefault="007B3BB1"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hint="eastAsia"/>
                <w:sz w:val="24"/>
              </w:rPr>
              <m:t>n</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nary>
          <m:naryPr>
            <m:chr m:val="∑"/>
            <m:limLoc m:val="undOvr"/>
            <m:ctrlPr>
              <w:rPr>
                <w:rFonts w:ascii="Cambria Math" w:hAnsi="Cambria Math"/>
                <w:i/>
                <w:sz w:val="24"/>
              </w:rPr>
            </m:ctrlPr>
          </m:naryPr>
          <m:sub>
            <m:r>
              <w:rPr>
                <w:rFonts w:ascii="Cambria Math" w:hAnsi="Cambria Math"/>
                <w:sz w:val="24"/>
              </w:rPr>
              <m:t>k=0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逆向离散傅里叶变换（</w:t>
      </w:r>
      <w:r w:rsidR="00364930">
        <w:rPr>
          <w:rFonts w:hint="eastAsia"/>
          <w:sz w:val="24"/>
        </w:rPr>
        <w:t>I</w:t>
      </w:r>
      <w:r w:rsidR="00364930">
        <w:rPr>
          <w:sz w:val="24"/>
        </w:rPr>
        <w:t>DFT</w:t>
      </w:r>
      <w:r w:rsidR="00364930">
        <w:rPr>
          <w:rFonts w:hint="eastAsia"/>
          <w:sz w:val="24"/>
        </w:rPr>
        <w:t>）</w:t>
      </w:r>
      <w:r w:rsidR="00364930">
        <w:rPr>
          <w:sz w:val="24"/>
        </w:rPr>
        <w:tab/>
      </w:r>
      <w:r w:rsidR="00364930">
        <w:rPr>
          <w:rFonts w:hint="eastAsia"/>
        </w:rPr>
        <w:t>（</w:t>
      </w:r>
      <w:r w:rsidR="00364930">
        <w:rPr>
          <w:rFonts w:hint="eastAsia"/>
        </w:rPr>
        <w:t>3-5</w:t>
      </w:r>
      <w:r w:rsidR="00364930">
        <w:rPr>
          <w:rFonts w:hint="eastAsia"/>
        </w:rPr>
        <w:t>）</w:t>
      </w:r>
    </w:p>
    <w:p w:rsidR="00FE7130" w:rsidRDefault="005C4CF4" w:rsidP="00FE7130">
      <w:pPr>
        <w:pStyle w:val="a3"/>
        <w:numPr>
          <w:ilvl w:val="0"/>
          <w:numId w:val="9"/>
        </w:numPr>
        <w:spacing w:line="360" w:lineRule="auto"/>
        <w:ind w:firstLineChars="0"/>
        <w:rPr>
          <w:sz w:val="24"/>
        </w:rPr>
      </w:pPr>
      <w:r>
        <w:rPr>
          <w:rFonts w:hint="eastAsia"/>
          <w:sz w:val="24"/>
        </w:rPr>
        <w:t>求频谱的平方，得到谱线的能量：</w:t>
      </w:r>
    </w:p>
    <w:p w:rsidR="005C4CF4" w:rsidRDefault="0055096B" w:rsidP="005C4CF4">
      <w:pPr>
        <w:pStyle w:val="a3"/>
        <w:spacing w:line="360" w:lineRule="auto"/>
        <w:ind w:left="900" w:firstLineChars="0" w:firstLine="0"/>
      </w:pPr>
      <m:oMath>
        <m:r>
          <m:rPr>
            <m:sty m:val="p"/>
          </m:rPr>
          <w:rPr>
            <w:rFonts w:ascii="Cambria Math" w:hAnsi="Cambria Math"/>
            <w:sz w:val="24"/>
          </w:rPr>
          <m:t>E</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k</m:t>
            </m:r>
          </m:e>
        </m:d>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x</m:t>
                </m:r>
                <m:d>
                  <m:dPr>
                    <m:ctrlPr>
                      <w:rPr>
                        <w:rFonts w:ascii="Cambria Math" w:hAnsi="Cambria Math"/>
                        <w:i/>
                        <w:sz w:val="24"/>
                      </w:rPr>
                    </m:ctrlPr>
                  </m:dPr>
                  <m:e>
                    <m:r>
                      <w:rPr>
                        <w:rFonts w:ascii="Cambria Math" w:hAnsi="Cambria Math"/>
                        <w:sz w:val="24"/>
                      </w:rPr>
                      <m:t>i,k</m:t>
                    </m:r>
                  </m:e>
                </m:d>
              </m:e>
            </m:d>
          </m:e>
          <m:sup>
            <m:r>
              <w:rPr>
                <w:rFonts w:ascii="Cambria Math" w:hAnsi="Cambria Math"/>
                <w:sz w:val="24"/>
              </w:rPr>
              <m:t>2</m:t>
            </m:r>
          </m:sup>
        </m:sSup>
      </m:oMath>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rFonts w:hint="eastAsia"/>
        </w:rPr>
        <w:t>（</w:t>
      </w:r>
      <w:r w:rsidR="00EB37C5">
        <w:rPr>
          <w:rFonts w:hint="eastAsia"/>
        </w:rPr>
        <w:t>3-</w:t>
      </w:r>
      <w:r w:rsidR="00EB37C5">
        <w:t>6</w:t>
      </w:r>
      <w:r w:rsidR="00EB37C5">
        <w:rPr>
          <w:rFonts w:hint="eastAsia"/>
        </w:rPr>
        <w:t>）</w:t>
      </w:r>
    </w:p>
    <w:p w:rsidR="00DA4A6A" w:rsidRDefault="00DA4A6A" w:rsidP="005C4CF4">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表示第</w:t>
      </w:r>
      <w:r>
        <w:rPr>
          <w:rFonts w:hint="eastAsia"/>
          <w:sz w:val="24"/>
        </w:rPr>
        <w:t>i</w:t>
      </w:r>
      <w:r>
        <w:rPr>
          <w:rFonts w:hint="eastAsia"/>
          <w:sz w:val="24"/>
        </w:rPr>
        <w:t>帧，</w:t>
      </w:r>
      <w:r>
        <w:rPr>
          <w:rFonts w:hint="eastAsia"/>
          <w:sz w:val="24"/>
        </w:rPr>
        <w:t>k</w:t>
      </w:r>
      <w:r>
        <w:rPr>
          <w:rFonts w:hint="eastAsia"/>
          <w:sz w:val="24"/>
        </w:rPr>
        <w:t>表示第</w:t>
      </w:r>
      <w:r>
        <w:rPr>
          <w:rFonts w:hint="eastAsia"/>
          <w:sz w:val="24"/>
        </w:rPr>
        <w:t>k</w:t>
      </w:r>
      <w:r>
        <w:rPr>
          <w:rFonts w:hint="eastAsia"/>
          <w:sz w:val="24"/>
        </w:rPr>
        <w:t>条谱线</w:t>
      </w:r>
    </w:p>
    <w:p w:rsidR="00DA4A6A" w:rsidRDefault="00DA4A6A" w:rsidP="00DA4A6A">
      <w:pPr>
        <w:pStyle w:val="a3"/>
        <w:numPr>
          <w:ilvl w:val="0"/>
          <w:numId w:val="9"/>
        </w:numPr>
        <w:spacing w:line="360" w:lineRule="auto"/>
        <w:ind w:firstLineChars="0"/>
        <w:rPr>
          <w:sz w:val="24"/>
        </w:rPr>
      </w:pPr>
      <w:r>
        <w:rPr>
          <w:rFonts w:hint="eastAsia"/>
          <w:sz w:val="24"/>
        </w:rPr>
        <w:t>将谱线能量通过</w:t>
      </w:r>
      <w:r>
        <w:rPr>
          <w:rFonts w:hint="eastAsia"/>
          <w:sz w:val="24"/>
        </w:rPr>
        <w:t>Mel</w:t>
      </w:r>
      <w:r>
        <w:rPr>
          <w:rFonts w:hint="eastAsia"/>
          <w:sz w:val="24"/>
        </w:rPr>
        <w:t>滤波器组</w:t>
      </w:r>
    </w:p>
    <w:p w:rsidR="00975654" w:rsidRDefault="001776A6" w:rsidP="00F313AB">
      <w:pPr>
        <w:pStyle w:val="a3"/>
        <w:numPr>
          <w:ilvl w:val="0"/>
          <w:numId w:val="10"/>
        </w:numPr>
        <w:spacing w:line="360" w:lineRule="auto"/>
        <w:ind w:firstLineChars="0"/>
        <w:rPr>
          <w:sz w:val="24"/>
        </w:rPr>
      </w:pPr>
      <w:r>
        <w:rPr>
          <w:rFonts w:hint="eastAsia"/>
          <w:sz w:val="24"/>
        </w:rPr>
        <w:t>求最大</w:t>
      </w:r>
      <w:r>
        <w:rPr>
          <w:rFonts w:hint="eastAsia"/>
          <w:sz w:val="24"/>
        </w:rPr>
        <w:t>/</w:t>
      </w:r>
      <w:r>
        <w:rPr>
          <w:rFonts w:hint="eastAsia"/>
          <w:sz w:val="24"/>
        </w:rPr>
        <w:t>最小</w:t>
      </w:r>
      <w:r>
        <w:rPr>
          <w:sz w:val="24"/>
        </w:rPr>
        <w:t>M</w:t>
      </w:r>
      <w:r>
        <w:rPr>
          <w:rFonts w:hint="eastAsia"/>
          <w:sz w:val="24"/>
        </w:rPr>
        <w:t>el</w:t>
      </w:r>
      <w:r>
        <w:rPr>
          <w:rFonts w:hint="eastAsia"/>
          <w:sz w:val="24"/>
        </w:rPr>
        <w:t>频率，及滤波器的中心间距</w:t>
      </w:r>
    </w:p>
    <w:p w:rsidR="001044B0" w:rsidRPr="001044B0" w:rsidRDefault="001044B0" w:rsidP="001044B0">
      <w:pPr>
        <w:pStyle w:val="a3"/>
        <w:spacing w:line="360" w:lineRule="auto"/>
        <w:ind w:left="1320" w:firstLineChars="0" w:firstLine="0"/>
        <w:rPr>
          <w:sz w:val="24"/>
        </w:rPr>
      </w:pPr>
      <m:oMath>
        <m:r>
          <m:rPr>
            <m:sty m:val="p"/>
          </m:rPr>
          <w:rPr>
            <w:rFonts w:ascii="Cambria Math" w:hAnsi="Cambria Math" w:hint="eastAsia"/>
            <w:sz w:val="24"/>
          </w:rPr>
          <m:t>mel</m:t>
        </m:r>
        <m:r>
          <m:rPr>
            <m:sty m:val="p"/>
          </m:rPr>
          <w:rPr>
            <w:rFonts w:ascii="Cambria Math" w:hAnsi="Cambria Math"/>
            <w:sz w:val="24"/>
          </w:rPr>
          <m:t>Fremax=1125∙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S</m:t>
                    </m:r>
                    <m:r>
                      <w:rPr>
                        <w:rFonts w:ascii="Cambria Math" w:hAnsi="Cambria Math" w:hint="eastAsia"/>
                        <w:sz w:val="24"/>
                      </w:rPr>
                      <m:t>ample</m:t>
                    </m:r>
                    <m:r>
                      <w:rPr>
                        <w:rFonts w:ascii="Cambria Math" w:hAnsi="Cambria Math"/>
                        <w:sz w:val="24"/>
                      </w:rPr>
                      <m:t>Rate</m:t>
                    </m:r>
                  </m:num>
                  <m:den>
                    <m:r>
                      <w:rPr>
                        <w:rFonts w:ascii="Cambria Math" w:hAnsi="Cambria Math" w:hint="eastAsia"/>
                        <w:sz w:val="24"/>
                      </w:rPr>
                      <m:t>2</m:t>
                    </m:r>
                    <m:r>
                      <w:rPr>
                        <w:rFonts w:ascii="Cambria Math" w:hAnsi="Cambria Math"/>
                        <w:sz w:val="24"/>
                      </w:rPr>
                      <m:t>∙</m:t>
                    </m:r>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Pr>
          <w:rFonts w:hint="eastAsia"/>
        </w:rPr>
        <w:t>（</w:t>
      </w:r>
      <w:r>
        <w:rPr>
          <w:rFonts w:hint="eastAsia"/>
        </w:rPr>
        <w:t>3-7</w:t>
      </w:r>
      <w:r>
        <w:rPr>
          <w:rFonts w:hint="eastAsia"/>
        </w:rPr>
        <w:t>）</w:t>
      </w:r>
    </w:p>
    <w:p w:rsidR="001044B0" w:rsidRDefault="001044B0" w:rsidP="001044B0">
      <w:pPr>
        <w:pStyle w:val="a3"/>
        <w:spacing w:line="360" w:lineRule="auto"/>
        <w:ind w:left="1320" w:firstLineChars="0" w:firstLine="0"/>
      </w:pPr>
      <m:oMath>
        <m:r>
          <m:rPr>
            <m:sty m:val="p"/>
          </m:rPr>
          <w:rPr>
            <w:rFonts w:ascii="Cambria Math" w:hAnsi="Cambria Math" w:hint="eastAsia"/>
            <w:sz w:val="24"/>
          </w:rPr>
          <m:t>mel</m:t>
        </m:r>
        <m:r>
          <m:rPr>
            <m:sty m:val="p"/>
          </m:rPr>
          <w:rPr>
            <w:rFonts w:ascii="Cambria Math" w:hAnsi="Cambria Math"/>
            <w:sz w:val="24"/>
          </w:rPr>
          <m:t>Fremin=1125∙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0</m:t>
                    </m:r>
                  </m:num>
                  <m:den>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Pr>
          <w:sz w:val="24"/>
        </w:rPr>
        <w:tab/>
      </w:r>
      <w:r>
        <w:rPr>
          <w:sz w:val="24"/>
        </w:rPr>
        <w:tab/>
      </w:r>
      <w:r>
        <w:rPr>
          <w:rFonts w:hint="eastAsia"/>
        </w:rPr>
        <w:t>（</w:t>
      </w:r>
      <w:r>
        <w:rPr>
          <w:rFonts w:hint="eastAsia"/>
        </w:rPr>
        <w:t>3-8</w:t>
      </w:r>
      <w:r>
        <w:rPr>
          <w:rFonts w:hint="eastAsia"/>
        </w:rPr>
        <w:t>）</w:t>
      </w:r>
    </w:p>
    <w:p w:rsidR="00E80021" w:rsidRDefault="007B3BB1" w:rsidP="001044B0">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r>
          <w:rPr>
            <w:rFonts w:ascii="Cambria Math" w:hAnsi="Cambria Math" w:hint="eastAsia"/>
            <w:sz w:val="24"/>
          </w:rPr>
          <m:t>=</m:t>
        </m:r>
        <m:d>
          <m:dPr>
            <m:ctrlPr>
              <w:rPr>
                <w:rFonts w:ascii="Cambria Math" w:hAnsi="Cambria Math"/>
                <w:i/>
                <w:sz w:val="24"/>
              </w:rPr>
            </m:ctrlPr>
          </m:dPr>
          <m:e>
            <m:r>
              <w:rPr>
                <w:rFonts w:ascii="Cambria Math" w:hAnsi="Cambria Math"/>
                <w:sz w:val="24"/>
              </w:rPr>
              <m:t>melF</m:t>
            </m:r>
            <m:r>
              <w:rPr>
                <w:rFonts w:ascii="Cambria Math" w:hAnsi="Cambria Math" w:hint="eastAsia"/>
                <w:sz w:val="24"/>
              </w:rPr>
              <m:t>remax</m:t>
            </m:r>
            <m:r>
              <w:rPr>
                <w:rFonts w:ascii="微软雅黑" w:eastAsia="微软雅黑" w:hAnsi="微软雅黑" w:cs="微软雅黑" w:hint="eastAsia"/>
                <w:sz w:val="24"/>
              </w:rPr>
              <m:t>-</m:t>
            </m:r>
            <m:r>
              <w:rPr>
                <w:rFonts w:ascii="Cambria Math" w:hAnsi="Cambria Math" w:hint="eastAsia"/>
                <w:sz w:val="24"/>
              </w:rPr>
              <m:t>mel</m:t>
            </m:r>
            <m:r>
              <w:rPr>
                <w:rFonts w:ascii="Cambria Math" w:hAnsi="Cambria Math"/>
                <w:sz w:val="24"/>
              </w:rPr>
              <m:t>Fremin</m:t>
            </m:r>
          </m:e>
        </m:d>
        <m:r>
          <w:rPr>
            <w:rFonts w:ascii="Cambria Math" w:hAnsi="Cambria Math" w:hint="eastAsia"/>
            <w:sz w:val="24"/>
          </w:rPr>
          <m:t>/</m:t>
        </m:r>
        <m:d>
          <m:dPr>
            <m:ctrlPr>
              <w:rPr>
                <w:rFonts w:ascii="Cambria Math" w:hAnsi="Cambria Math"/>
                <w:i/>
                <w:sz w:val="24"/>
              </w:rPr>
            </m:ctrlPr>
          </m:dPr>
          <m:e>
            <m:r>
              <w:rPr>
                <w:rFonts w:ascii="Cambria Math" w:hAnsi="Cambria Math" w:hint="eastAsia"/>
                <w:sz w:val="24"/>
              </w:rPr>
              <m:t>filter</m:t>
            </m:r>
            <m:r>
              <w:rPr>
                <w:rFonts w:ascii="Cambria Math" w:hAnsi="Cambria Math"/>
                <w:sz w:val="24"/>
              </w:rPr>
              <m:t>N</m:t>
            </m:r>
            <m:r>
              <w:rPr>
                <w:rFonts w:ascii="Cambria Math" w:hAnsi="Cambria Math" w:hint="eastAsia"/>
                <w:sz w:val="24"/>
              </w:rPr>
              <m:t>um+1</m:t>
            </m:r>
          </m:e>
        </m:d>
      </m:oMath>
      <w:r w:rsidR="00E80021">
        <w:rPr>
          <w:sz w:val="24"/>
        </w:rPr>
        <w:tab/>
      </w:r>
      <w:r w:rsidR="00E80021">
        <w:rPr>
          <w:sz w:val="24"/>
        </w:rPr>
        <w:tab/>
      </w:r>
      <w:r w:rsidR="00E80021">
        <w:rPr>
          <w:rFonts w:hint="eastAsia"/>
        </w:rPr>
        <w:t>（</w:t>
      </w:r>
      <w:r w:rsidR="00E80021">
        <w:rPr>
          <w:rFonts w:hint="eastAsia"/>
        </w:rPr>
        <w:t>3-</w:t>
      </w:r>
      <w:r w:rsidR="00E80021">
        <w:t>9</w:t>
      </w:r>
      <w:r w:rsidR="00E80021">
        <w:rPr>
          <w:rFonts w:hint="eastAsia"/>
        </w:rPr>
        <w:t>）</w:t>
      </w:r>
    </w:p>
    <w:p w:rsidR="00A9441E" w:rsidRPr="00A9441E" w:rsidRDefault="00A9441E" w:rsidP="00A9441E">
      <w:pPr>
        <w:pStyle w:val="a3"/>
        <w:spacing w:line="360" w:lineRule="auto"/>
        <w:ind w:left="1320" w:firstLineChars="0" w:firstLine="0"/>
        <w:rPr>
          <w:sz w:val="24"/>
        </w:rPr>
      </w:pPr>
      <w:r>
        <w:rPr>
          <w:rFonts w:hint="eastAsia"/>
          <w:sz w:val="24"/>
        </w:rPr>
        <w:t>其中</w:t>
      </w:r>
      <w:r>
        <w:rPr>
          <w:rFonts w:hint="eastAsia"/>
          <w:sz w:val="24"/>
        </w:rPr>
        <w:t>mel</w:t>
      </w:r>
      <w:r>
        <w:rPr>
          <w:sz w:val="24"/>
        </w:rPr>
        <w:t>Fremax</w:t>
      </w:r>
      <w:r>
        <w:rPr>
          <w:rFonts w:hint="eastAsia"/>
          <w:sz w:val="24"/>
        </w:rPr>
        <w:t>表示的是最大</w:t>
      </w:r>
      <w:r>
        <w:rPr>
          <w:sz w:val="24"/>
        </w:rPr>
        <w:t>M</w:t>
      </w:r>
      <w:r>
        <w:rPr>
          <w:rFonts w:hint="eastAsia"/>
          <w:sz w:val="24"/>
        </w:rPr>
        <w:t>el</w:t>
      </w:r>
      <w:r>
        <w:rPr>
          <w:rFonts w:hint="eastAsia"/>
          <w:sz w:val="24"/>
        </w:rPr>
        <w:t>频率，</w:t>
      </w:r>
      <w:r>
        <w:rPr>
          <w:rFonts w:hint="eastAsia"/>
          <w:sz w:val="24"/>
        </w:rPr>
        <w:t>mel</w:t>
      </w:r>
      <w:r>
        <w:rPr>
          <w:sz w:val="24"/>
        </w:rPr>
        <w:t>Fremin</w:t>
      </w:r>
      <w:r>
        <w:rPr>
          <w:rFonts w:hint="eastAsia"/>
          <w:sz w:val="24"/>
        </w:rPr>
        <w:t>表示的是最小</w:t>
      </w:r>
      <w:r>
        <w:rPr>
          <w:rFonts w:hint="eastAsia"/>
          <w:sz w:val="24"/>
        </w:rPr>
        <w:t>M</w:t>
      </w:r>
      <w:r>
        <w:rPr>
          <w:sz w:val="24"/>
        </w:rPr>
        <w:t>el</w:t>
      </w:r>
      <w:r>
        <w:rPr>
          <w:rFonts w:hint="eastAsia"/>
          <w:sz w:val="24"/>
        </w:rPr>
        <w:t>频率，</w:t>
      </w:r>
      <w:r>
        <w:rPr>
          <w:rFonts w:hint="eastAsia"/>
          <w:sz w:val="24"/>
        </w:rPr>
        <w:t>Sample</w:t>
      </w:r>
      <w:r>
        <w:rPr>
          <w:sz w:val="24"/>
        </w:rPr>
        <w:t>Rate</w:t>
      </w:r>
      <w:r>
        <w:rPr>
          <w:rFonts w:hint="eastAsia"/>
          <w:sz w:val="24"/>
        </w:rPr>
        <w:t>表示的是信号的采样频率，</w:t>
      </w:r>
      <w:r>
        <w:rPr>
          <w:rFonts w:hint="eastAsia"/>
          <w:sz w:val="24"/>
        </w:rPr>
        <w:t>filter</w:t>
      </w:r>
      <w:r>
        <w:rPr>
          <w:sz w:val="24"/>
        </w:rPr>
        <w:t>N</w:t>
      </w:r>
      <w:r>
        <w:rPr>
          <w:rFonts w:hint="eastAsia"/>
          <w:sz w:val="24"/>
        </w:rPr>
        <w:t>um</w:t>
      </w:r>
      <w:r>
        <w:rPr>
          <w:rFonts w:hint="eastAsia"/>
          <w:sz w:val="24"/>
        </w:rPr>
        <w:t>表示的是帧的个数。</w:t>
      </w:r>
    </w:p>
    <w:p w:rsidR="00A9114D" w:rsidRDefault="001776A6" w:rsidP="00A7476C">
      <w:pPr>
        <w:pStyle w:val="a3"/>
        <w:numPr>
          <w:ilvl w:val="0"/>
          <w:numId w:val="10"/>
        </w:numPr>
        <w:spacing w:line="360" w:lineRule="auto"/>
        <w:ind w:firstLineChars="0"/>
        <w:rPr>
          <w:sz w:val="24"/>
        </w:rPr>
      </w:pPr>
      <w:r>
        <w:rPr>
          <w:rFonts w:hint="eastAsia"/>
          <w:sz w:val="24"/>
        </w:rPr>
        <w:t>求</w:t>
      </w:r>
      <w:r>
        <w:rPr>
          <w:rFonts w:hint="eastAsia"/>
          <w:sz w:val="24"/>
        </w:rPr>
        <w:t>mel</w:t>
      </w:r>
      <w:r>
        <w:rPr>
          <w:rFonts w:hint="eastAsia"/>
          <w:sz w:val="24"/>
        </w:rPr>
        <w:t>滤波器组中每个滤波器的实际频率位</w:t>
      </w:r>
    </w:p>
    <w:p w:rsidR="00A7476C" w:rsidRDefault="00A7476C" w:rsidP="00A7476C">
      <w:pPr>
        <w:pStyle w:val="a3"/>
        <w:spacing w:line="360" w:lineRule="auto"/>
        <w:ind w:left="1320" w:firstLineChars="0" w:firstLine="0"/>
      </w:pPr>
      <m:oMath>
        <m:r>
          <w:rPr>
            <w:rFonts w:ascii="Cambria Math" w:hAnsi="Cambria Math"/>
            <w:sz w:val="24"/>
          </w:rPr>
          <m:t>f</m:t>
        </m:r>
        <m:d>
          <m:dPr>
            <m:begChr m:val="["/>
            <m:endChr m:val="]"/>
            <m:ctrlPr>
              <w:rPr>
                <w:rFonts w:ascii="Cambria Math" w:hAnsi="Cambria Math"/>
                <w:sz w:val="24"/>
              </w:rPr>
            </m:ctrlPr>
          </m:dPr>
          <m:e>
            <m:r>
              <w:rPr>
                <w:rFonts w:ascii="Cambria Math" w:hAnsi="Cambria Math"/>
                <w:sz w:val="24"/>
              </w:rPr>
              <m:t>i</m:t>
            </m:r>
          </m:e>
        </m:d>
        <m:r>
          <w:rPr>
            <w:rFonts w:ascii="Cambria Math" w:hAnsi="Cambria Math"/>
            <w:sz w:val="24"/>
          </w:rPr>
          <m:t>=floor</m:t>
        </m:r>
        <m:d>
          <m:dPr>
            <m:ctrlPr>
              <w:rPr>
                <w:rFonts w:ascii="Cambria Math" w:hAnsi="Cambria Math"/>
                <w:i/>
                <w:sz w:val="24"/>
              </w:rPr>
            </m:ctrlPr>
          </m:dPr>
          <m:e>
            <m:f>
              <m:fPr>
                <m:ctrlPr>
                  <w:rPr>
                    <w:rFonts w:ascii="Cambria Math" w:hAnsi="Cambria Math"/>
                    <w:i/>
                    <w:sz w:val="24"/>
                  </w:rPr>
                </m:ctrlPr>
              </m:fPr>
              <m:num>
                <m:d>
                  <m:dPr>
                    <m:ctrlPr>
                      <w:rPr>
                        <w:rFonts w:ascii="Cambria Math" w:hAnsi="Cambria Math"/>
                        <w:i/>
                        <w:sz w:val="24"/>
                      </w:rPr>
                    </m:ctrlPr>
                  </m:dPr>
                  <m:e>
                    <m:r>
                      <w:rPr>
                        <w:rFonts w:ascii="Cambria Math" w:hAnsi="Cambria Math"/>
                        <w:sz w:val="24"/>
                      </w:rPr>
                      <m:t>N+1</m:t>
                    </m:r>
                  </m:e>
                </m:d>
                <m:r>
                  <w:rPr>
                    <w:rFonts w:ascii="Cambria Math" w:hAnsi="Cambria Math"/>
                    <w:sz w:val="24"/>
                  </w:rPr>
                  <m:t>∙700∙</m:t>
                </m:r>
                <m:d>
                  <m:dPr>
                    <m:ctrlPr>
                      <w:rPr>
                        <w:rFonts w:ascii="Cambria Math" w:hAnsi="Cambria Math"/>
                        <w:i/>
                        <w:sz w:val="24"/>
                      </w:rPr>
                    </m:ctrlPr>
                  </m:dPr>
                  <m:e>
                    <m:r>
                      <w:rPr>
                        <w:rFonts w:ascii="Cambria Math" w:hAnsi="Cambria Math"/>
                        <w:sz w:val="24"/>
                      </w:rPr>
                      <m:t>exp</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melFremin+</m:t>
                            </m:r>
                            <m:sSub>
                              <m:sSubPr>
                                <m:ctrlPr>
                                  <w:rPr>
                                    <w:rFonts w:ascii="Cambria Math" w:hAnsi="Cambria Math"/>
                                    <w:i/>
                                    <w:sz w:val="24"/>
                                  </w:rPr>
                                </m:ctrlPr>
                              </m:sSubPr>
                              <m:e>
                                <m:r>
                                  <w:rPr>
                                    <w:rFonts w:ascii="Cambria Math" w:hAnsi="Cambria Math"/>
                                    <w:sz w:val="24"/>
                                  </w:rPr>
                                  <m:t>∆</m:t>
                                </m:r>
                              </m:e>
                              <m:sub>
                                <m:r>
                                  <w:rPr>
                                    <w:rFonts w:ascii="Cambria Math" w:hAnsi="Cambria Math"/>
                                    <w:sz w:val="24"/>
                                  </w:rPr>
                                  <m:t>mel</m:t>
                                </m:r>
                              </m:sub>
                            </m:sSub>
                            <m:r>
                              <w:rPr>
                                <w:rFonts w:ascii="Cambria Math" w:hAnsi="Cambria Math"/>
                                <w:sz w:val="24"/>
                              </w:rPr>
                              <m:t>∙i</m:t>
                            </m:r>
                          </m:num>
                          <m:den>
                            <m:r>
                              <w:rPr>
                                <w:rFonts w:ascii="Cambria Math" w:hAnsi="Cambria Math"/>
                                <w:sz w:val="24"/>
                              </w:rPr>
                              <m:t>1125</m:t>
                            </m:r>
                          </m:den>
                        </m:f>
                      </m:e>
                    </m:d>
                    <m:r>
                      <w:rPr>
                        <w:rFonts w:ascii="Cambria Math" w:hAnsi="Cambria Math"/>
                        <w:sz w:val="24"/>
                      </w:rPr>
                      <m:t>-1</m:t>
                    </m:r>
                  </m:e>
                </m:d>
              </m:num>
              <m:den>
                <m:r>
                  <w:rPr>
                    <w:rFonts w:ascii="Cambria Math" w:hAnsi="Cambria Math"/>
                    <w:sz w:val="24"/>
                  </w:rPr>
                  <m:t>SimpleRate</m:t>
                </m:r>
              </m:den>
            </m:f>
          </m:e>
        </m:d>
      </m:oMath>
      <w:r>
        <w:rPr>
          <w:sz w:val="24"/>
        </w:rPr>
        <w:tab/>
      </w:r>
      <w:r>
        <w:rPr>
          <w:sz w:val="24"/>
        </w:rPr>
        <w:tab/>
      </w:r>
      <w:r>
        <w:rPr>
          <w:sz w:val="24"/>
        </w:rPr>
        <w:tab/>
      </w:r>
      <w:r>
        <w:rPr>
          <w:sz w:val="24"/>
        </w:rPr>
        <w:tab/>
      </w:r>
      <w:r>
        <w:rPr>
          <w:rFonts w:hint="eastAsia"/>
        </w:rPr>
        <w:t>（</w:t>
      </w:r>
      <w:r>
        <w:rPr>
          <w:rFonts w:hint="eastAsia"/>
        </w:rPr>
        <w:t>3-</w:t>
      </w:r>
      <w:r>
        <w:t>10</w:t>
      </w:r>
      <w:r>
        <w:rPr>
          <w:rFonts w:hint="eastAsia"/>
        </w:rPr>
        <w:t>）</w:t>
      </w:r>
    </w:p>
    <w:p w:rsidR="00E06E9F" w:rsidRDefault="00E06E9F" w:rsidP="00A7476C">
      <w:pPr>
        <w:pStyle w:val="a3"/>
        <w:spacing w:line="360" w:lineRule="auto"/>
        <w:ind w:left="1320" w:firstLineChars="0" w:firstLine="0"/>
        <w:rPr>
          <w:sz w:val="24"/>
        </w:rPr>
      </w:pPr>
      <w:r>
        <w:rPr>
          <w:sz w:val="24"/>
        </w:rPr>
        <w:t>I</w:t>
      </w:r>
      <w:r>
        <w:rPr>
          <w:rFonts w:hint="eastAsia"/>
          <w:sz w:val="24"/>
        </w:rPr>
        <w:t>为当前滤波器</w:t>
      </w:r>
      <w:r>
        <w:rPr>
          <w:sz w:val="24"/>
        </w:rPr>
        <w:tab/>
      </w:r>
      <w:r>
        <w:rPr>
          <w:sz w:val="24"/>
        </w:rPr>
        <w:tab/>
      </w:r>
      <w:r>
        <w:rPr>
          <w:sz w:val="24"/>
        </w:rPr>
        <w:tab/>
      </w:r>
      <w:r>
        <w:rPr>
          <w:sz w:val="24"/>
        </w:rPr>
        <w:tab/>
      </w:r>
      <w:r>
        <w:rPr>
          <w:sz w:val="24"/>
        </w:rPr>
        <w:tab/>
      </w:r>
      <w:r>
        <w:rPr>
          <w:rFonts w:hint="eastAsia"/>
          <w:sz w:val="24"/>
        </w:rPr>
        <w:t>mel</w:t>
      </w:r>
      <w:r>
        <w:rPr>
          <w:sz w:val="24"/>
        </w:rPr>
        <w:t>F</w:t>
      </w:r>
      <w:r>
        <w:rPr>
          <w:rFonts w:hint="eastAsia"/>
          <w:sz w:val="24"/>
        </w:rPr>
        <w:t>remin</w:t>
      </w:r>
      <w:r>
        <w:rPr>
          <w:rFonts w:hint="eastAsia"/>
          <w:sz w:val="24"/>
        </w:rPr>
        <w:t>为最小</w:t>
      </w:r>
      <w:r>
        <w:rPr>
          <w:sz w:val="24"/>
        </w:rPr>
        <w:t>M</w:t>
      </w:r>
      <w:r>
        <w:rPr>
          <w:rFonts w:hint="eastAsia"/>
          <w:sz w:val="24"/>
        </w:rPr>
        <w:t>el</w:t>
      </w:r>
      <w:r>
        <w:rPr>
          <w:rFonts w:hint="eastAsia"/>
          <w:sz w:val="24"/>
        </w:rPr>
        <w:t>频率</w:t>
      </w:r>
    </w:p>
    <w:p w:rsidR="00E06E9F" w:rsidRDefault="00E06E9F" w:rsidP="00A7476C">
      <w:pPr>
        <w:pStyle w:val="a3"/>
        <w:spacing w:line="360" w:lineRule="auto"/>
        <w:ind w:left="1320" w:firstLineChars="0" w:firstLine="0"/>
        <w:rPr>
          <w:sz w:val="24"/>
        </w:rPr>
      </w:pPr>
      <w:r>
        <w:rPr>
          <w:rFonts w:hint="eastAsia"/>
          <w:sz w:val="24"/>
        </w:rPr>
        <w:t>N</w:t>
      </w:r>
      <w:r>
        <w:rPr>
          <w:rFonts w:hint="eastAsia"/>
          <w:sz w:val="24"/>
        </w:rPr>
        <w:t>为帧长</w:t>
      </w:r>
      <w:r>
        <w:rPr>
          <w:sz w:val="24"/>
        </w:rPr>
        <w:tab/>
      </w:r>
      <w:r>
        <w:rPr>
          <w:sz w:val="24"/>
        </w:rPr>
        <w:tab/>
      </w:r>
      <w:r>
        <w:rPr>
          <w:sz w:val="24"/>
        </w:rPr>
        <w:tab/>
      </w:r>
      <w:r>
        <w:rPr>
          <w:sz w:val="24"/>
        </w:rPr>
        <w:tab/>
      </w:r>
      <w:r>
        <w:rPr>
          <w:sz w:val="24"/>
        </w:rPr>
        <w:tab/>
      </w:r>
      <w:r>
        <w:rPr>
          <w:sz w:val="24"/>
        </w:rPr>
        <w:tab/>
      </w: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oMath>
      <w:r>
        <w:rPr>
          <w:rFonts w:hint="eastAsia"/>
          <w:sz w:val="24"/>
        </w:rPr>
        <w:t>为滤波器的中心间距</w:t>
      </w:r>
    </w:p>
    <w:p w:rsidR="00E06E9F" w:rsidRPr="00A7476C" w:rsidRDefault="00E06E9F" w:rsidP="00A7476C">
      <w:pPr>
        <w:pStyle w:val="a3"/>
        <w:spacing w:line="360" w:lineRule="auto"/>
        <w:ind w:left="1320" w:firstLineChars="0" w:firstLine="0"/>
        <w:rPr>
          <w:sz w:val="24"/>
        </w:rPr>
      </w:pPr>
      <w:r>
        <w:rPr>
          <w:rFonts w:hint="eastAsia"/>
          <w:sz w:val="24"/>
        </w:rPr>
        <w:t>Simple</w:t>
      </w:r>
      <w:r>
        <w:rPr>
          <w:sz w:val="24"/>
        </w:rPr>
        <w:t>Rate</w:t>
      </w:r>
      <w:r>
        <w:rPr>
          <w:rFonts w:hint="eastAsia"/>
          <w:sz w:val="24"/>
        </w:rPr>
        <w:t>为采样频率</w:t>
      </w:r>
    </w:p>
    <w:p w:rsidR="004D6713" w:rsidRDefault="004D6713" w:rsidP="00F313AB">
      <w:pPr>
        <w:pStyle w:val="a3"/>
        <w:numPr>
          <w:ilvl w:val="0"/>
          <w:numId w:val="10"/>
        </w:numPr>
        <w:spacing w:line="360" w:lineRule="auto"/>
        <w:ind w:firstLineChars="0"/>
        <w:rPr>
          <w:sz w:val="24"/>
        </w:rPr>
      </w:pPr>
      <w:r>
        <w:rPr>
          <w:rFonts w:hint="eastAsia"/>
          <w:sz w:val="24"/>
        </w:rPr>
        <w:t>将谱线能量通过滤波器</w:t>
      </w:r>
    </w:p>
    <w:p w:rsidR="00AD687D" w:rsidRDefault="008F2776" w:rsidP="00AD687D">
      <w:pPr>
        <w:pStyle w:val="a3"/>
        <w:spacing w:line="360" w:lineRule="auto"/>
        <w:ind w:left="1320" w:firstLineChars="0" w:firstLine="0"/>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m</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k=0</m:t>
            </m:r>
          </m:sub>
          <m:sup>
            <m:r>
              <w:rPr>
                <w:rFonts w:ascii="Cambria Math" w:hAnsi="Cambria Math"/>
                <w:sz w:val="24"/>
              </w:rPr>
              <m:t>N-1</m:t>
            </m:r>
          </m:sup>
          <m:e>
            <m:r>
              <w:rPr>
                <w:rFonts w:ascii="Cambria Math" w:hAnsi="Cambria Math"/>
                <w:sz w:val="24"/>
              </w:rPr>
              <m:t>E</m:t>
            </m:r>
            <m:d>
              <m:dPr>
                <m:ctrlPr>
                  <w:rPr>
                    <w:rFonts w:ascii="Cambria Math" w:hAnsi="Cambria Math"/>
                    <w:i/>
                    <w:sz w:val="24"/>
                  </w:rPr>
                </m:ctrlPr>
              </m:dPr>
              <m:e>
                <m:r>
                  <w:rPr>
                    <w:rFonts w:ascii="Cambria Math" w:hAnsi="Cambria Math"/>
                    <w:sz w:val="24"/>
                  </w:rPr>
                  <m:t>i,k</m:t>
                </m:r>
              </m:e>
            </m:d>
          </m:e>
        </m:nary>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k</m:t>
            </m:r>
          </m:e>
        </m:d>
      </m:oMath>
      <w:r>
        <w:rPr>
          <w:rFonts w:hint="eastAsia"/>
          <w:sz w:val="24"/>
        </w:rPr>
        <w:t>,</w:t>
      </w:r>
      <w:r>
        <w:rPr>
          <w:sz w:val="24"/>
        </w:rPr>
        <w:t xml:space="preserve"> </w:t>
      </w:r>
      <m:oMath>
        <m:r>
          <m:rPr>
            <m:sty m:val="p"/>
          </m:rPr>
          <w:rPr>
            <w:rFonts w:ascii="Cambria Math" w:hAnsi="Cambria Math"/>
            <w:sz w:val="24"/>
          </w:rPr>
          <m:t>0≤m&lt;M</m:t>
        </m:r>
      </m:oMath>
      <w:r w:rsidR="00707CD3">
        <w:rPr>
          <w:sz w:val="24"/>
        </w:rPr>
        <w:tab/>
      </w:r>
      <w:r w:rsidR="00707CD3">
        <w:rPr>
          <w:sz w:val="24"/>
        </w:rPr>
        <w:tab/>
      </w:r>
      <w:r w:rsidR="00707CD3">
        <w:rPr>
          <w:sz w:val="24"/>
        </w:rPr>
        <w:tab/>
      </w:r>
      <w:r w:rsidR="00707CD3">
        <w:rPr>
          <w:sz w:val="24"/>
        </w:rPr>
        <w:tab/>
      </w:r>
      <w:r w:rsidR="00707CD3">
        <w:rPr>
          <w:rFonts w:hint="eastAsia"/>
        </w:rPr>
        <w:t>（</w:t>
      </w:r>
      <w:r w:rsidR="00707CD3">
        <w:rPr>
          <w:rFonts w:hint="eastAsia"/>
        </w:rPr>
        <w:t>3-</w:t>
      </w:r>
      <w:r w:rsidR="00707CD3">
        <w:t>11</w:t>
      </w:r>
      <w:r w:rsidR="00707CD3">
        <w:rPr>
          <w:rFonts w:hint="eastAsia"/>
        </w:rPr>
        <w:t>）</w:t>
      </w:r>
    </w:p>
    <w:p w:rsidR="00707CD3" w:rsidRDefault="007B3BB1" w:rsidP="00AD687D">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H</m:t>
            </m:r>
          </m:e>
          <m:sub>
            <m:r>
              <w:rPr>
                <w:rFonts w:ascii="Cambria Math" w:hAnsi="Cambria Math" w:hint="eastAsia"/>
                <w:sz w:val="24"/>
              </w:rPr>
              <m:t>m</m:t>
            </m:r>
          </m:sub>
        </m:sSub>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k-f</m:t>
                            </m:r>
                            <m:d>
                              <m:dPr>
                                <m:ctrlPr>
                                  <w:rPr>
                                    <w:rFonts w:ascii="Cambria Math" w:hAnsi="Cambria Math"/>
                                    <w:i/>
                                    <w:sz w:val="24"/>
                                  </w:rPr>
                                </m:ctrlPr>
                              </m:dPr>
                              <m:e>
                                <m:r>
                                  <w:rPr>
                                    <w:rFonts w:ascii="Cambria Math" w:hAnsi="Cambria Math"/>
                                    <w:sz w:val="24"/>
                                  </w:rPr>
                                  <m:t>m-1</m:t>
                                </m:r>
                              </m:e>
                            </m:d>
                          </m:num>
                          <m:den>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-f</m:t>
                            </m:r>
                            <m:d>
                              <m:dPr>
                                <m:ctrlPr>
                                  <w:rPr>
                                    <w:rFonts w:ascii="Cambria Math" w:hAnsi="Cambria Math"/>
                                    <w:i/>
                                    <w:sz w:val="24"/>
                                  </w:rPr>
                                </m:ctrlPr>
                              </m:dPr>
                              <m:e>
                                <m:r>
                                  <w:rPr>
                                    <w:rFonts w:ascii="Cambria Math" w:hAnsi="Cambria Math"/>
                                    <w:sz w:val="24"/>
                                  </w:rPr>
                                  <m:t>m-1</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≤k≤f</m:t>
                        </m:r>
                        <m:d>
                          <m:dPr>
                            <m:ctrlPr>
                              <w:rPr>
                                <w:rFonts w:ascii="Cambria Math" w:hAnsi="Cambria Math"/>
                                <w:i/>
                                <w:sz w:val="24"/>
                              </w:rPr>
                            </m:ctrlPr>
                          </m:dPr>
                          <m:e>
                            <m:r>
                              <w:rPr>
                                <w:rFonts w:ascii="Cambria Math" w:hAnsi="Cambria Math"/>
                                <w:sz w:val="24"/>
                              </w:rPr>
                              <m:t>m</m:t>
                            </m:r>
                          </m:e>
                        </m:d>
                      </m:e>
                    </m:mr>
                  </m:m>
                </m:e>
              </m:m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m:t>
                            </m:r>
                          </m:num>
                          <m:den>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-f</m:t>
                            </m:r>
                            <m:d>
                              <m:dPr>
                                <m:ctrlPr>
                                  <w:rPr>
                                    <w:rFonts w:ascii="Cambria Math" w:hAnsi="Cambria Math"/>
                                    <w:i/>
                                    <w:sz w:val="24"/>
                                  </w:rPr>
                                </m:ctrlPr>
                              </m:dPr>
                              <m:e>
                                <m:r>
                                  <w:rPr>
                                    <w:rFonts w:ascii="Cambria Math" w:hAnsi="Cambria Math"/>
                                    <w:sz w:val="24"/>
                                  </w:rPr>
                                  <m:t>m</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≤k≤f</m:t>
                        </m:r>
                        <m:d>
                          <m:dPr>
                            <m:ctrlPr>
                              <w:rPr>
                                <w:rFonts w:ascii="Cambria Math" w:hAnsi="Cambria Math"/>
                                <w:i/>
                                <w:sz w:val="24"/>
                              </w:rPr>
                            </m:ctrlPr>
                          </m:dPr>
                          <m:e>
                            <m:r>
                              <w:rPr>
                                <w:rFonts w:ascii="Cambria Math" w:hAnsi="Cambria Math"/>
                                <w:sz w:val="24"/>
                              </w:rPr>
                              <m:t>m+1</m:t>
                            </m:r>
                          </m:e>
                        </m:d>
                      </m:e>
                    </m:mr>
                  </m:m>
                </m:e>
              </m:mr>
              <m:mr>
                <m:e>
                  <m:m>
                    <m:mPr>
                      <m:mcs>
                        <m:mc>
                          <m:mcPr>
                            <m:count m:val="2"/>
                            <m:mcJc m:val="center"/>
                          </m:mcPr>
                        </m:mc>
                      </m:mcs>
                      <m:ctrlPr>
                        <w:rPr>
                          <w:rFonts w:ascii="Cambria Math" w:hAnsi="Cambria Math"/>
                          <w:i/>
                          <w:sz w:val="24"/>
                        </w:rPr>
                      </m:ctrlPr>
                    </m:mPr>
                    <m:mr>
                      <m:e>
                        <m:r>
                          <w:rPr>
                            <w:rFonts w:ascii="Cambria Math" w:hAnsi="Cambria Math"/>
                            <w:sz w:val="24"/>
                          </w:rPr>
                          <m:t>0</m:t>
                        </m:r>
                      </m:e>
                      <m:e>
                        <m:r>
                          <m:rPr>
                            <m:sty m:val="p"/>
                          </m:rPr>
                          <w:rPr>
                            <w:rFonts w:ascii="Cambria Math" w:hAnsi="Cambria Math" w:hint="eastAsia"/>
                            <w:sz w:val="24"/>
                          </w:rPr>
                          <m:t>其他</m:t>
                        </m:r>
                      </m:e>
                    </m:mr>
                  </m:m>
                </m:e>
              </m:mr>
            </m:m>
          </m:e>
        </m:d>
      </m:oMath>
      <w:r w:rsidR="005008B0">
        <w:rPr>
          <w:sz w:val="24"/>
        </w:rPr>
        <w:tab/>
      </w:r>
      <w:r w:rsidR="005008B0">
        <w:rPr>
          <w:sz w:val="24"/>
        </w:rPr>
        <w:tab/>
      </w:r>
      <w:r w:rsidR="005008B0">
        <w:rPr>
          <w:sz w:val="24"/>
        </w:rPr>
        <w:tab/>
      </w:r>
      <w:r w:rsidR="005008B0">
        <w:rPr>
          <w:sz w:val="24"/>
        </w:rPr>
        <w:tab/>
      </w:r>
      <w:r w:rsidR="005008B0">
        <w:rPr>
          <w:sz w:val="24"/>
        </w:rPr>
        <w:tab/>
      </w:r>
      <w:r w:rsidR="005008B0">
        <w:rPr>
          <w:rFonts w:hint="eastAsia"/>
        </w:rPr>
        <w:t>（</w:t>
      </w:r>
      <w:r w:rsidR="005008B0">
        <w:rPr>
          <w:rFonts w:hint="eastAsia"/>
        </w:rPr>
        <w:t>3-</w:t>
      </w:r>
      <w:r w:rsidR="005008B0">
        <w:t>12</w:t>
      </w:r>
      <w:r w:rsidR="005008B0">
        <w:rPr>
          <w:rFonts w:hint="eastAsia"/>
        </w:rPr>
        <w:t>）</w:t>
      </w:r>
    </w:p>
    <w:p w:rsidR="00CF2B7A" w:rsidRDefault="00CF2B7A" w:rsidP="00AD687D">
      <w:pPr>
        <w:pStyle w:val="a3"/>
        <w:spacing w:line="360" w:lineRule="auto"/>
        <w:ind w:left="1320" w:firstLineChars="0" w:firstLine="0"/>
        <w:rPr>
          <w:sz w:val="24"/>
        </w:rPr>
      </w:pPr>
      <w:r>
        <w:rPr>
          <w:sz w:val="24"/>
        </w:rPr>
        <w:t>I</w:t>
      </w:r>
      <w:r>
        <w:rPr>
          <w:rFonts w:hint="eastAsia"/>
          <w:sz w:val="24"/>
        </w:rPr>
        <w:t>表示第</w:t>
      </w:r>
      <w:r>
        <w:rPr>
          <w:rFonts w:hint="eastAsia"/>
          <w:sz w:val="24"/>
        </w:rPr>
        <w:t>i</w:t>
      </w:r>
      <w:r>
        <w:rPr>
          <w:rFonts w:hint="eastAsia"/>
          <w:sz w:val="24"/>
        </w:rPr>
        <w:t>帧</w:t>
      </w:r>
      <w:r>
        <w:rPr>
          <w:sz w:val="24"/>
        </w:rPr>
        <w:tab/>
      </w:r>
      <w:r>
        <w:rPr>
          <w:sz w:val="24"/>
        </w:rPr>
        <w:tab/>
      </w:r>
      <w:r>
        <w:rPr>
          <w:sz w:val="24"/>
        </w:rPr>
        <w:tab/>
      </w:r>
      <w:r>
        <w:rPr>
          <w:sz w:val="24"/>
        </w:rPr>
        <w:tab/>
      </w:r>
      <w:r>
        <w:rPr>
          <w:sz w:val="24"/>
        </w:rPr>
        <w:tab/>
      </w:r>
      <w:r>
        <w:rPr>
          <w:rFonts w:hint="eastAsia"/>
          <w:sz w:val="24"/>
        </w:rPr>
        <w:t>m</w:t>
      </w:r>
      <w:r>
        <w:rPr>
          <w:rFonts w:hint="eastAsia"/>
          <w:sz w:val="24"/>
        </w:rPr>
        <w:t>表示第</w:t>
      </w:r>
      <w:r>
        <w:rPr>
          <w:rFonts w:hint="eastAsia"/>
          <w:sz w:val="24"/>
        </w:rPr>
        <w:t>m</w:t>
      </w:r>
      <w:r>
        <w:rPr>
          <w:rFonts w:hint="eastAsia"/>
          <w:sz w:val="24"/>
        </w:rPr>
        <w:t>个滤波器</w:t>
      </w:r>
    </w:p>
    <w:p w:rsidR="00CF2B7A" w:rsidRDefault="00CF2B7A" w:rsidP="00AD687D">
      <w:pPr>
        <w:pStyle w:val="a3"/>
        <w:spacing w:line="360" w:lineRule="auto"/>
        <w:ind w:left="1320" w:firstLineChars="0" w:firstLine="0"/>
        <w:rPr>
          <w:sz w:val="24"/>
        </w:rPr>
      </w:pPr>
      <w:r>
        <w:rPr>
          <w:rFonts w:hint="eastAsia"/>
          <w:sz w:val="24"/>
        </w:rPr>
        <w:t>N</w:t>
      </w:r>
      <w:r>
        <w:rPr>
          <w:rFonts w:hint="eastAsia"/>
          <w:sz w:val="24"/>
        </w:rPr>
        <w:t>表示帧长</w:t>
      </w:r>
      <w:r>
        <w:rPr>
          <w:sz w:val="24"/>
        </w:rPr>
        <w:tab/>
      </w:r>
      <w:r>
        <w:rPr>
          <w:sz w:val="24"/>
        </w:rPr>
        <w:tab/>
      </w:r>
      <w:r>
        <w:rPr>
          <w:sz w:val="24"/>
        </w:rPr>
        <w:tab/>
      </w:r>
      <w:r>
        <w:rPr>
          <w:sz w:val="24"/>
        </w:rPr>
        <w:tab/>
      </w:r>
      <w:r>
        <w:rPr>
          <w:sz w:val="24"/>
        </w:rPr>
        <w:tab/>
      </w:r>
      <w:r>
        <w:rPr>
          <w:sz w:val="24"/>
        </w:rPr>
        <w:tab/>
      </w:r>
      <w:r>
        <w:rPr>
          <w:rFonts w:hint="eastAsia"/>
          <w:sz w:val="24"/>
        </w:rPr>
        <w:t>k</w:t>
      </w:r>
      <w:r>
        <w:rPr>
          <w:rFonts w:hint="eastAsia"/>
          <w:sz w:val="24"/>
        </w:rPr>
        <w:t>表示帧内第</w:t>
      </w:r>
      <w:r>
        <w:rPr>
          <w:rFonts w:hint="eastAsia"/>
          <w:sz w:val="24"/>
        </w:rPr>
        <w:t>k</w:t>
      </w:r>
      <w:r>
        <w:rPr>
          <w:rFonts w:hint="eastAsia"/>
          <w:sz w:val="24"/>
        </w:rPr>
        <w:t>个数据</w:t>
      </w:r>
    </w:p>
    <w:p w:rsidR="00CF2B7A" w:rsidRDefault="00CF2B7A" w:rsidP="00AD687D">
      <w:pPr>
        <w:pStyle w:val="a3"/>
        <w:spacing w:line="360" w:lineRule="auto"/>
        <w:ind w:left="1320" w:firstLineChars="0" w:firstLine="0"/>
        <w:rPr>
          <w:sz w:val="24"/>
        </w:rPr>
      </w:pPr>
      <w:r>
        <w:rPr>
          <w:rFonts w:hint="eastAsia"/>
          <w:sz w:val="24"/>
        </w:rPr>
        <w:lastRenderedPageBreak/>
        <w:t>M</w:t>
      </w:r>
      <w:r>
        <w:rPr>
          <w:rFonts w:hint="eastAsia"/>
          <w:sz w:val="24"/>
        </w:rPr>
        <w:t>表示滤波器的总个数</w:t>
      </w:r>
    </w:p>
    <w:p w:rsidR="00C701FD" w:rsidRDefault="00C701FD" w:rsidP="00DA4A6A">
      <w:pPr>
        <w:pStyle w:val="a3"/>
        <w:numPr>
          <w:ilvl w:val="0"/>
          <w:numId w:val="9"/>
        </w:numPr>
        <w:spacing w:line="360" w:lineRule="auto"/>
        <w:ind w:firstLineChars="0"/>
        <w:rPr>
          <w:sz w:val="24"/>
        </w:rPr>
      </w:pPr>
      <w:r>
        <w:rPr>
          <w:rFonts w:hint="eastAsia"/>
          <w:sz w:val="24"/>
        </w:rPr>
        <w:t>求对数</w:t>
      </w:r>
    </w:p>
    <w:p w:rsidR="00387853" w:rsidRDefault="007C52C0" w:rsidP="00387853">
      <w:pPr>
        <w:pStyle w:val="a3"/>
        <w:spacing w:line="360" w:lineRule="auto"/>
        <w:ind w:left="900" w:firstLineChars="0" w:firstLine="0"/>
        <w:rPr>
          <w:sz w:val="24"/>
        </w:rPr>
      </w:pPr>
      <m:oMath>
        <m:r>
          <m:rPr>
            <m:sty m:val="p"/>
          </m:rPr>
          <w:rPr>
            <w:rFonts w:ascii="Cambria Math" w:hAnsi="Cambria Math" w:hint="eastAsia"/>
            <w:sz w:val="24"/>
          </w:rPr>
          <m:t>mel</m:t>
        </m:r>
        <m:d>
          <m:dPr>
            <m:ctrlPr>
              <w:rPr>
                <w:rFonts w:ascii="Cambria Math" w:hAnsi="Cambria Math"/>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r>
          <w:rPr>
            <w:rFonts w:ascii="Cambria Math" w:hAnsi="Cambria Math" w:hint="eastAsia"/>
            <w:sz w:val="24"/>
          </w:rPr>
          <m:t>=</m:t>
        </m:r>
        <m:func>
          <m:funcPr>
            <m:ctrlPr>
              <w:rPr>
                <w:rFonts w:ascii="Cambria Math" w:hAnsi="Cambria Math"/>
                <w:i/>
                <w:sz w:val="24"/>
              </w:rPr>
            </m:ctrlPr>
          </m:funcPr>
          <m:fName>
            <m:r>
              <m:rPr>
                <m:sty m:val="p"/>
              </m:rPr>
              <w:rPr>
                <w:rFonts w:ascii="Cambria Math" w:hAnsi="Cambria Math"/>
                <w:sz w:val="24"/>
              </w:rPr>
              <m:t>ln</m:t>
            </m:r>
          </m:fName>
          <m:e>
            <m:d>
              <m:dPr>
                <m:ctrlPr>
                  <w:rPr>
                    <w:rFonts w:ascii="Cambria Math" w:hAnsi="Cambria Math"/>
                    <w:i/>
                    <w:sz w:val="24"/>
                  </w:rPr>
                </m:ctrlPr>
              </m:dPr>
              <m:e>
                <m:r>
                  <w:rPr>
                    <w:rFonts w:ascii="Cambria Math" w:hAnsi="Cambria Math" w:hint="eastAsia"/>
                    <w:sz w:val="24"/>
                  </w:rPr>
                  <m:t>mel</m:t>
                </m:r>
                <m:d>
                  <m:dPr>
                    <m:ctrlPr>
                      <w:rPr>
                        <w:rFonts w:ascii="Cambria Math" w:hAnsi="Cambria Math"/>
                        <w:i/>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w:t>
      </w:r>
      <w:r>
        <w:rPr>
          <w:rFonts w:hint="eastAsia"/>
        </w:rPr>
        <w:t>3-</w:t>
      </w:r>
      <w:r>
        <w:t>1</w:t>
      </w:r>
      <w:r>
        <w:rPr>
          <w:rFonts w:hint="eastAsia"/>
        </w:rPr>
        <w:t>3</w:t>
      </w:r>
      <w:r>
        <w:rPr>
          <w:rFonts w:hint="eastAsia"/>
        </w:rPr>
        <w:t>）</w:t>
      </w:r>
    </w:p>
    <w:p w:rsidR="00C701FD" w:rsidRDefault="00C701FD" w:rsidP="00DA4A6A">
      <w:pPr>
        <w:pStyle w:val="a3"/>
        <w:numPr>
          <w:ilvl w:val="0"/>
          <w:numId w:val="9"/>
        </w:numPr>
        <w:spacing w:line="360" w:lineRule="auto"/>
        <w:ind w:firstLineChars="0"/>
        <w:rPr>
          <w:sz w:val="24"/>
        </w:rPr>
      </w:pPr>
      <w:r>
        <w:rPr>
          <w:rFonts w:hint="eastAsia"/>
          <w:sz w:val="24"/>
        </w:rPr>
        <w:t>进行离散</w:t>
      </w:r>
      <w:r w:rsidR="00FA75A4">
        <w:rPr>
          <w:rFonts w:hint="eastAsia"/>
          <w:sz w:val="24"/>
        </w:rPr>
        <w:t>余弦</w:t>
      </w:r>
      <w:r>
        <w:rPr>
          <w:rFonts w:hint="eastAsia"/>
          <w:sz w:val="24"/>
        </w:rPr>
        <w:t>变换</w:t>
      </w:r>
    </w:p>
    <w:p w:rsidR="007300B8" w:rsidRDefault="00682D48" w:rsidP="007300B8">
      <w:pPr>
        <w:pStyle w:val="a3"/>
        <w:spacing w:line="360" w:lineRule="auto"/>
        <w:ind w:left="900" w:firstLineChars="0" w:firstLine="0"/>
      </w:pPr>
      <m:oMath>
        <m:r>
          <m:rPr>
            <m:sty m:val="p"/>
          </m:rPr>
          <w:rPr>
            <w:rFonts w:ascii="Cambria Math" w:hAnsi="Cambria Math"/>
            <w:sz w:val="24"/>
          </w:rPr>
          <m:t>C</m:t>
        </m:r>
        <m:d>
          <m:dPr>
            <m:ctrlPr>
              <w:rPr>
                <w:rFonts w:ascii="Cambria Math" w:hAnsi="Cambria Math"/>
                <w:sz w:val="24"/>
              </w:rPr>
            </m:ctrlPr>
          </m:dPr>
          <m:e>
            <m:r>
              <w:rPr>
                <w:rFonts w:ascii="Cambria Math" w:hAnsi="Cambria Math" w:hint="eastAsia"/>
                <w:sz w:val="24"/>
              </w:rPr>
              <m:t>i</m:t>
            </m:r>
            <m:r>
              <m:rPr>
                <m:sty m:val="p"/>
              </m:rPr>
              <w:rPr>
                <w:rFonts w:ascii="Cambria Math" w:hAnsi="Cambria Math"/>
                <w:sz w:val="24"/>
              </w:rPr>
              <m:t>,</m:t>
            </m:r>
            <m:r>
              <w:rPr>
                <w:rFonts w:ascii="Cambria Math" w:hAnsi="Cambria Math"/>
                <w:sz w:val="24"/>
              </w:rPr>
              <m:t>n</m:t>
            </m:r>
          </m:e>
        </m:d>
        <m:r>
          <w:rPr>
            <w:rFonts w:ascii="Cambria Math" w:hAnsi="Cambria Math" w:hint="eastAsia"/>
            <w:sz w:val="24"/>
          </w:rPr>
          <m:t>=</m:t>
        </m:r>
        <m:nary>
          <m:naryPr>
            <m:chr m:val="∑"/>
            <m:limLoc m:val="undOvr"/>
            <m:ctrlPr>
              <w:rPr>
                <w:rFonts w:ascii="Cambria Math" w:hAnsi="Cambria Math"/>
                <w:i/>
                <w:sz w:val="24"/>
              </w:rPr>
            </m:ctrlPr>
          </m:naryPr>
          <m:sub>
            <m:r>
              <w:rPr>
                <w:rFonts w:ascii="Cambria Math" w:hAnsi="Cambria Math"/>
                <w:sz w:val="24"/>
              </w:rPr>
              <m:t>m=0</m:t>
            </m:r>
          </m:sub>
          <m:sup>
            <m:r>
              <w:rPr>
                <w:rFonts w:ascii="Cambria Math" w:hAnsi="Cambria Math"/>
                <w:sz w:val="24"/>
              </w:rPr>
              <m:t>M-1</m:t>
            </m:r>
          </m:sup>
          <m:e>
            <m:r>
              <w:rPr>
                <w:rFonts w:ascii="Cambria Math" w:hAnsi="Cambria Math"/>
                <w:sz w:val="24"/>
              </w:rPr>
              <m:t>S</m:t>
            </m:r>
            <m:d>
              <m:dPr>
                <m:ctrlPr>
                  <w:rPr>
                    <w:rFonts w:ascii="Cambria Math" w:hAnsi="Cambria Math"/>
                    <w:i/>
                    <w:sz w:val="24"/>
                  </w:rPr>
                </m:ctrlPr>
              </m:dPr>
              <m:e>
                <m:r>
                  <w:rPr>
                    <w:rFonts w:ascii="Cambria Math" w:hAnsi="Cambria Math"/>
                    <w:sz w:val="24"/>
                  </w:rPr>
                  <m:t>i,m</m:t>
                </m:r>
              </m:e>
            </m:d>
          </m:e>
        </m:nary>
        <m:func>
          <m:funcPr>
            <m:ctrlPr>
              <w:rPr>
                <w:rFonts w:ascii="Cambria Math" w:hAnsi="Cambria Math"/>
                <w:i/>
                <w:sz w:val="24"/>
              </w:rPr>
            </m:ctrlPr>
          </m:funcPr>
          <m:fName>
            <m:r>
              <m:rPr>
                <m:sty m:val="p"/>
              </m:rPr>
              <w:rPr>
                <w:rFonts w:ascii="Cambria Math" w:hAnsi="Cambria Math"/>
                <w:sz w:val="24"/>
              </w:rPr>
              <m:t>cos</m:t>
            </m:r>
          </m:fName>
          <m:e>
            <m:f>
              <m:fPr>
                <m:ctrlPr>
                  <w:rPr>
                    <w:rFonts w:ascii="Cambria Math" w:hAnsi="Cambria Math"/>
                    <w:i/>
                    <w:sz w:val="24"/>
                  </w:rPr>
                </m:ctrlPr>
              </m:fPr>
              <m:num>
                <m:r>
                  <w:rPr>
                    <w:rFonts w:ascii="Cambria Math" w:hAnsi="Cambria Math"/>
                    <w:sz w:val="24"/>
                  </w:rPr>
                  <m:t>πn</m:t>
                </m:r>
                <m:d>
                  <m:dPr>
                    <m:ctrlPr>
                      <w:rPr>
                        <w:rFonts w:ascii="Cambria Math" w:hAnsi="Cambria Math"/>
                        <w:i/>
                        <w:sz w:val="24"/>
                      </w:rPr>
                    </m:ctrlPr>
                  </m:dPr>
                  <m:e>
                    <m:r>
                      <w:rPr>
                        <w:rFonts w:ascii="Cambria Math" w:hAnsi="Cambria Math"/>
                        <w:sz w:val="24"/>
                      </w:rPr>
                      <m:t>m+0.5</m:t>
                    </m:r>
                  </m:e>
                </m:d>
              </m:num>
              <m:den>
                <m:r>
                  <w:rPr>
                    <w:rFonts w:ascii="Cambria Math" w:hAnsi="Cambria Math"/>
                    <w:sz w:val="24"/>
                  </w:rPr>
                  <m:t>M</m:t>
                </m:r>
              </m:den>
            </m:f>
          </m:e>
        </m:func>
      </m:oMath>
      <w:r w:rsidR="007A081A">
        <w:rPr>
          <w:sz w:val="24"/>
        </w:rPr>
        <w:tab/>
      </w:r>
      <m:oMath>
        <m:r>
          <m:rPr>
            <m:sty m:val="p"/>
          </m:rPr>
          <w:rPr>
            <w:rFonts w:ascii="Cambria Math" w:hAnsi="Cambria Math"/>
            <w:sz w:val="24"/>
          </w:rPr>
          <m:t>0≤n≤L</m:t>
        </m:r>
        <m:r>
          <m:rPr>
            <m:sty m:val="p"/>
          </m:rPr>
          <w:rPr>
            <w:rFonts w:ascii="Cambria Math" w:hAnsi="Cambria Math" w:hint="eastAsia"/>
            <w:sz w:val="24"/>
          </w:rPr>
          <m:t>且</m:t>
        </m:r>
        <m:r>
          <m:rPr>
            <m:sty m:val="p"/>
          </m:rPr>
          <w:rPr>
            <w:rFonts w:ascii="Cambria Math" w:hAnsi="Cambria Math"/>
            <w:sz w:val="24"/>
          </w:rPr>
          <m:t>0≤m&lt;M</m:t>
        </m:r>
      </m:oMath>
      <w:r w:rsidR="008B61E7">
        <w:rPr>
          <w:sz w:val="24"/>
        </w:rPr>
        <w:tab/>
      </w:r>
      <w:r w:rsidR="008B61E7">
        <w:rPr>
          <w:rFonts w:hint="eastAsia"/>
        </w:rPr>
        <w:t>（</w:t>
      </w:r>
      <w:r w:rsidR="008B61E7">
        <w:rPr>
          <w:rFonts w:hint="eastAsia"/>
        </w:rPr>
        <w:t>3-</w:t>
      </w:r>
      <w:r w:rsidR="008B61E7">
        <w:t>14</w:t>
      </w:r>
      <w:r w:rsidR="008B61E7">
        <w:rPr>
          <w:rFonts w:hint="eastAsia"/>
        </w:rPr>
        <w:t>）</w:t>
      </w:r>
    </w:p>
    <w:p w:rsidR="003A1117" w:rsidRDefault="00706BDE" w:rsidP="007300B8">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为帧数，</w:t>
      </w:r>
      <w:r>
        <w:rPr>
          <w:rFonts w:hint="eastAsia"/>
          <w:sz w:val="24"/>
        </w:rPr>
        <w:t>n</w:t>
      </w:r>
      <w:r>
        <w:rPr>
          <w:rFonts w:hint="eastAsia"/>
          <w:sz w:val="24"/>
        </w:rPr>
        <w:t>为阶数</w:t>
      </w:r>
      <w:r w:rsidR="00156736">
        <w:rPr>
          <w:sz w:val="24"/>
        </w:rPr>
        <w:tab/>
      </w:r>
      <w:r w:rsidR="00156736">
        <w:rPr>
          <w:sz w:val="24"/>
        </w:rPr>
        <w:tab/>
      </w:r>
      <w:r w:rsidR="00156736">
        <w:rPr>
          <w:sz w:val="24"/>
        </w:rPr>
        <w:tab/>
      </w:r>
      <w:r w:rsidR="00156736">
        <w:rPr>
          <w:sz w:val="24"/>
        </w:rPr>
        <w:tab/>
      </w:r>
      <w:r>
        <w:rPr>
          <w:rFonts w:hint="eastAsia"/>
          <w:sz w:val="24"/>
        </w:rPr>
        <w:t>表示第</w:t>
      </w:r>
      <w:r>
        <w:rPr>
          <w:rFonts w:hint="eastAsia"/>
          <w:sz w:val="24"/>
        </w:rPr>
        <w:t>i</w:t>
      </w:r>
      <w:r>
        <w:rPr>
          <w:rFonts w:hint="eastAsia"/>
          <w:sz w:val="24"/>
        </w:rPr>
        <w:t>帧中的第</w:t>
      </w:r>
      <w:r>
        <w:rPr>
          <w:rFonts w:hint="eastAsia"/>
          <w:sz w:val="24"/>
        </w:rPr>
        <w:t>n</w:t>
      </w:r>
      <w:r>
        <w:rPr>
          <w:rFonts w:hint="eastAsia"/>
          <w:sz w:val="24"/>
        </w:rPr>
        <w:t>阶</w:t>
      </w:r>
    </w:p>
    <w:p w:rsidR="00706BDE" w:rsidRDefault="00706BDE" w:rsidP="007300B8">
      <w:pPr>
        <w:pStyle w:val="a3"/>
        <w:spacing w:line="360" w:lineRule="auto"/>
        <w:ind w:left="900" w:firstLineChars="0" w:firstLine="0"/>
        <w:rPr>
          <w:sz w:val="24"/>
        </w:rPr>
      </w:pPr>
      <w:r>
        <w:rPr>
          <w:sz w:val="24"/>
        </w:rPr>
        <w:t>M</w:t>
      </w:r>
      <w:r>
        <w:rPr>
          <w:rFonts w:hint="eastAsia"/>
          <w:sz w:val="24"/>
        </w:rPr>
        <w:t>为第</w:t>
      </w:r>
      <w:r>
        <w:rPr>
          <w:rFonts w:hint="eastAsia"/>
          <w:sz w:val="24"/>
        </w:rPr>
        <w:t>m</w:t>
      </w:r>
      <w:r>
        <w:rPr>
          <w:rFonts w:hint="eastAsia"/>
          <w:sz w:val="24"/>
        </w:rPr>
        <w:t>个滤波器</w:t>
      </w:r>
      <w:r w:rsidR="00156736">
        <w:rPr>
          <w:sz w:val="24"/>
        </w:rPr>
        <w:tab/>
      </w:r>
      <w:r w:rsidR="00156736">
        <w:rPr>
          <w:sz w:val="24"/>
        </w:rPr>
        <w:tab/>
      </w:r>
      <w:r w:rsidR="00156736">
        <w:rPr>
          <w:sz w:val="24"/>
        </w:rPr>
        <w:tab/>
      </w:r>
      <w:r w:rsidR="00156736">
        <w:rPr>
          <w:sz w:val="24"/>
        </w:rPr>
        <w:tab/>
      </w:r>
      <w:r w:rsidR="00156736">
        <w:rPr>
          <w:sz w:val="24"/>
        </w:rPr>
        <w:tab/>
      </w:r>
      <w:r w:rsidR="00156736">
        <w:rPr>
          <w:sz w:val="24"/>
        </w:rPr>
        <w:tab/>
      </w:r>
      <w:r>
        <w:rPr>
          <w:rFonts w:hint="eastAsia"/>
          <w:sz w:val="24"/>
        </w:rPr>
        <w:t>M</w:t>
      </w:r>
      <w:r>
        <w:rPr>
          <w:rFonts w:hint="eastAsia"/>
          <w:sz w:val="24"/>
        </w:rPr>
        <w:t>为总滤波器的个数</w:t>
      </w:r>
    </w:p>
    <w:p w:rsidR="001816AC" w:rsidRPr="00B32611" w:rsidRDefault="00D742B0" w:rsidP="007300B8">
      <w:pPr>
        <w:pStyle w:val="a3"/>
        <w:spacing w:line="360" w:lineRule="auto"/>
        <w:ind w:left="900" w:firstLineChars="0" w:firstLine="0"/>
        <w:rPr>
          <w:sz w:val="24"/>
        </w:rPr>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,m</m:t>
            </m:r>
          </m:e>
        </m:d>
      </m:oMath>
      <w:r>
        <w:rPr>
          <w:rFonts w:hint="eastAsia"/>
          <w:sz w:val="24"/>
        </w:rPr>
        <w:t>为</w:t>
      </w:r>
      <w:r>
        <w:rPr>
          <w:rFonts w:hint="eastAsia"/>
          <w:sz w:val="24"/>
        </w:rPr>
        <w:t>[</w:t>
      </w:r>
      <w:r>
        <w:rPr>
          <w:sz w:val="24"/>
        </w:rPr>
        <w:t>i][m]</w:t>
      </w:r>
      <w:r>
        <w:rPr>
          <w:rFonts w:hint="eastAsia"/>
          <w:sz w:val="24"/>
        </w:rPr>
        <w:t>位置上的滤波能量</w:t>
      </w:r>
    </w:p>
    <w:p w:rsidR="0073353E" w:rsidRDefault="0073353E">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48" w:name="_Toc490471945"/>
      <w:r w:rsidRPr="00152A6F">
        <w:rPr>
          <w:rFonts w:asciiTheme="minorEastAsia" w:eastAsiaTheme="minorEastAsia" w:hAnsiTheme="minorEastAsia" w:hint="eastAsia"/>
          <w:b/>
          <w:color w:val="000000"/>
          <w:sz w:val="32"/>
          <w:szCs w:val="32"/>
        </w:rPr>
        <w:lastRenderedPageBreak/>
        <w:t>语音信号训练模型</w:t>
      </w:r>
      <w:bookmarkEnd w:id="48"/>
    </w:p>
    <w:p w:rsidR="007B2BEA" w:rsidRDefault="007B2BEA" w:rsidP="007B2BEA">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9" w:name="_Toc490471946"/>
      <w:r>
        <w:rPr>
          <w:rFonts w:asciiTheme="minorEastAsia" w:eastAsiaTheme="minorEastAsia" w:hAnsiTheme="minorEastAsia" w:hint="eastAsia"/>
          <w:b/>
          <w:color w:val="000000"/>
          <w:sz w:val="28"/>
          <w:szCs w:val="28"/>
        </w:rPr>
        <w:t>高斯混合模型(</w:t>
      </w:r>
      <w:r>
        <w:rPr>
          <w:rFonts w:asciiTheme="minorEastAsia" w:eastAsiaTheme="minorEastAsia" w:hAnsiTheme="minorEastAsia"/>
          <w:b/>
          <w:color w:val="000000"/>
          <w:sz w:val="28"/>
          <w:szCs w:val="28"/>
        </w:rPr>
        <w:t>GMM)</w:t>
      </w:r>
      <w:r>
        <w:rPr>
          <w:rFonts w:asciiTheme="minorEastAsia" w:eastAsiaTheme="minorEastAsia" w:hAnsiTheme="minorEastAsia" w:hint="eastAsia"/>
          <w:b/>
          <w:color w:val="000000"/>
          <w:sz w:val="28"/>
          <w:szCs w:val="28"/>
        </w:rPr>
        <w:t>概述</w:t>
      </w:r>
      <w:bookmarkEnd w:id="49"/>
    </w:p>
    <w:p w:rsidR="00865665" w:rsidRDefault="003A3360" w:rsidP="00591509">
      <w:pPr>
        <w:spacing w:line="360" w:lineRule="auto"/>
        <w:ind w:firstLineChars="200" w:firstLine="480"/>
        <w:rPr>
          <w:sz w:val="24"/>
        </w:rPr>
      </w:pPr>
      <w:r w:rsidRPr="00591509">
        <w:rPr>
          <w:rFonts w:hint="eastAsia"/>
          <w:sz w:val="24"/>
        </w:rPr>
        <w:t>在声纹识别系统中，模型的建立至关重要，不同的模型建立方法对识别的性能影响不同。在进行声纹识别时，将输入系统的识别语音特征参数和已有的说话人识别模型进行相似比对分析</w:t>
      </w:r>
      <w:r w:rsidR="00971539">
        <w:rPr>
          <w:rFonts w:hint="eastAsia"/>
          <w:sz w:val="24"/>
        </w:rPr>
        <w:t>，然后根据对比分析结果对待识别的说话人身份做出相应的判断。因此，声纹识别模型的建立与特征参数提取同等重要，也是声纹识别</w:t>
      </w:r>
      <w:r w:rsidR="0072571F">
        <w:rPr>
          <w:rFonts w:hint="eastAsia"/>
          <w:sz w:val="24"/>
        </w:rPr>
        <w:t>的关键之一。</w:t>
      </w:r>
      <w:r w:rsidR="00722A6D">
        <w:rPr>
          <w:rFonts w:hint="eastAsia"/>
          <w:sz w:val="24"/>
        </w:rPr>
        <w:t>传统的建模方法：如动态时间规划、人工神经网络等，这些建模方法计算量较大，训练样本的时间较长，缺乏统计特性。高斯混合模型能较好地描述样本空间的稳步，能够对任意形状的分布进行近似。</w:t>
      </w:r>
    </w:p>
    <w:p w:rsidR="00944A8A" w:rsidRDefault="00B804F2" w:rsidP="00591509">
      <w:pPr>
        <w:spacing w:line="360" w:lineRule="auto"/>
        <w:ind w:firstLineChars="200" w:firstLine="480"/>
        <w:rPr>
          <w:sz w:val="24"/>
        </w:rPr>
      </w:pPr>
      <w:r>
        <w:rPr>
          <w:rFonts w:hint="eastAsia"/>
          <w:sz w:val="24"/>
        </w:rPr>
        <w:t>近年来调查发现，说话人的特征分布并没有严格遵循某一个特定分布，例如高斯分布等；但是几乎所有的分布都能够使用高斯分布的混合加权值来近似接近，从而获得了高斯混合模型。</w:t>
      </w:r>
      <w:r w:rsidR="00944A8A">
        <w:rPr>
          <w:rFonts w:hint="eastAsia"/>
          <w:sz w:val="24"/>
        </w:rPr>
        <w:t>基于高斯混合模型的声纹识别技术的基本理论为针对训练话者集合内的每一个说话人构建属于自己身份特征的概率分布模型，这种概率模型中所设计的参数值是由说话人自身的特征参数分布情况所决定，所以可以用以描述说话人的身份特性。为了方便处理，假设所有话者概率密度函数具有相同的形式，但函数中参数值设定不同，此时说话人模型可以看成为符合给定概率密度分布形式的一组参数值。</w:t>
      </w:r>
    </w:p>
    <w:p w:rsidR="00166BE0" w:rsidRDefault="00166BE0" w:rsidP="00591509">
      <w:pPr>
        <w:spacing w:line="360" w:lineRule="auto"/>
        <w:ind w:firstLineChars="200" w:firstLine="480"/>
        <w:rPr>
          <w:sz w:val="24"/>
        </w:rPr>
      </w:pPr>
      <w:r w:rsidRPr="00A026B6">
        <w:rPr>
          <w:sz w:val="24"/>
        </w:rPr>
        <w:t>高斯混合模型是单一高斯概率密度函数的延伸，</w:t>
      </w:r>
      <w:r w:rsidRPr="00A026B6">
        <w:rPr>
          <w:sz w:val="24"/>
        </w:rPr>
        <w:t>GMM</w:t>
      </w:r>
      <w:r w:rsidRPr="00A026B6">
        <w:rPr>
          <w:sz w:val="24"/>
        </w:rPr>
        <w:t>能够平滑地近似任意形状的密度分布。高斯混合模型种类有单高斯模型（</w:t>
      </w:r>
      <w:r w:rsidRPr="00A026B6">
        <w:rPr>
          <w:rFonts w:hint="eastAsia"/>
          <w:sz w:val="24"/>
        </w:rPr>
        <w:t>S</w:t>
      </w:r>
      <w:r w:rsidRPr="00A026B6">
        <w:rPr>
          <w:sz w:val="24"/>
        </w:rPr>
        <w:t>GM</w:t>
      </w:r>
      <w:r w:rsidRPr="00A026B6">
        <w:rPr>
          <w:sz w:val="24"/>
        </w:rPr>
        <w:t>）和高斯混合模型（</w:t>
      </w:r>
      <w:r w:rsidRPr="00A026B6">
        <w:rPr>
          <w:sz w:val="24"/>
        </w:rPr>
        <w:t>GMM</w:t>
      </w:r>
      <w:r w:rsidRPr="00A026B6">
        <w:rPr>
          <w:sz w:val="24"/>
        </w:rPr>
        <w:t>）两类。类似于聚类，根据高斯概率密度函数（</w:t>
      </w:r>
      <w:r w:rsidRPr="00A026B6">
        <w:rPr>
          <w:sz w:val="24"/>
        </w:rPr>
        <w:t>PDF</w:t>
      </w:r>
      <w:r w:rsidRPr="00A026B6">
        <w:rPr>
          <w:sz w:val="24"/>
        </w:rPr>
        <w:t>）参数不同，每一个高斯模型可以看作一种类别，输入一个样本</w:t>
      </w:r>
      <w:r w:rsidRPr="00A026B6">
        <w:rPr>
          <w:sz w:val="24"/>
        </w:rPr>
        <w:t>x</w:t>
      </w:r>
      <w:r w:rsidRPr="00A026B6">
        <w:rPr>
          <w:sz w:val="24"/>
        </w:rPr>
        <w:t>，即可通过</w:t>
      </w:r>
      <w:r w:rsidRPr="00A026B6">
        <w:rPr>
          <w:sz w:val="24"/>
        </w:rPr>
        <w:t>PDF</w:t>
      </w:r>
      <w:r w:rsidRPr="00A026B6">
        <w:rPr>
          <w:sz w:val="24"/>
        </w:rPr>
        <w:t>计算其值，然后通过一个阈值来判断该样本是否属于高斯模型。很明显，</w:t>
      </w:r>
      <w:r w:rsidRPr="00A026B6">
        <w:rPr>
          <w:sz w:val="24"/>
        </w:rPr>
        <w:t>SGM</w:t>
      </w:r>
      <w:r w:rsidRPr="00A026B6">
        <w:rPr>
          <w:sz w:val="24"/>
        </w:rPr>
        <w:t>适合于仅有两类别问题的划分，而</w:t>
      </w:r>
      <w:r w:rsidRPr="00A026B6">
        <w:rPr>
          <w:sz w:val="24"/>
        </w:rPr>
        <w:t>GMM</w:t>
      </w:r>
      <w:r w:rsidRPr="00A026B6">
        <w:rPr>
          <w:sz w:val="24"/>
        </w:rPr>
        <w:t>由于具有多个模型，划分更为精细，适用于多类别的划分，可以应用于复杂对象建模。</w:t>
      </w:r>
    </w:p>
    <w:p w:rsidR="00A026B6" w:rsidRPr="00EC7AE5" w:rsidRDefault="00572F4D" w:rsidP="00EC7AE5">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0" w:name="_Toc490471947"/>
      <w:r>
        <w:rPr>
          <w:rFonts w:asciiTheme="minorEastAsia" w:eastAsiaTheme="minorEastAsia" w:hAnsiTheme="minorEastAsia" w:hint="eastAsia"/>
          <w:b/>
          <w:color w:val="000000"/>
          <w:sz w:val="28"/>
          <w:szCs w:val="28"/>
        </w:rPr>
        <w:t>单高斯</w:t>
      </w:r>
      <w:r w:rsidR="00456F86">
        <w:rPr>
          <w:rFonts w:asciiTheme="minorEastAsia" w:eastAsiaTheme="minorEastAsia" w:hAnsiTheme="minorEastAsia" w:hint="eastAsia"/>
          <w:b/>
          <w:color w:val="000000"/>
          <w:sz w:val="28"/>
          <w:szCs w:val="28"/>
        </w:rPr>
        <w:t>模型</w:t>
      </w:r>
      <w:bookmarkEnd w:id="50"/>
    </w:p>
    <w:p w:rsidR="00731888" w:rsidRDefault="00731888" w:rsidP="00BE7A62">
      <w:pPr>
        <w:spacing w:line="360" w:lineRule="auto"/>
        <w:ind w:firstLineChars="200" w:firstLine="480"/>
        <w:rPr>
          <w:sz w:val="24"/>
        </w:rPr>
      </w:pPr>
      <w:r>
        <w:rPr>
          <w:rFonts w:hint="eastAsia"/>
          <w:sz w:val="24"/>
        </w:rPr>
        <w:t>单高斯</w:t>
      </w:r>
      <w:r w:rsidR="00E763DF">
        <w:rPr>
          <w:rFonts w:hint="eastAsia"/>
          <w:sz w:val="24"/>
        </w:rPr>
        <w:t>模型的多维高斯（正态）分布概率密度函数定义如下：</w:t>
      </w:r>
    </w:p>
    <w:p w:rsidR="00E763DF" w:rsidRDefault="008A2972" w:rsidP="00BE7A62">
      <w:pPr>
        <w:spacing w:line="360" w:lineRule="auto"/>
        <w:ind w:firstLineChars="200" w:firstLine="480"/>
      </w:pPr>
      <m:oMath>
        <m:r>
          <w:rPr>
            <w:rFonts w:ascii="Cambria Math" w:hAnsi="Cambria Math"/>
            <w:sz w:val="24"/>
          </w:rPr>
          <m:t>N</m:t>
        </m:r>
        <m:d>
          <m:dPr>
            <m:ctrlPr>
              <w:rPr>
                <w:rFonts w:ascii="Cambria Math" w:hAnsi="Cambria Math"/>
                <w:i/>
                <w:sz w:val="24"/>
              </w:rPr>
            </m:ctrlPr>
          </m:dPr>
          <m:e>
            <m:r>
              <w:rPr>
                <w:rFonts w:ascii="Cambria Math" w:hAnsi="Cambria Math"/>
                <w:sz w:val="24"/>
              </w:rPr>
              <m:t>x;μ,∑</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d>
                  <m:dPr>
                    <m:ctrlPr>
                      <w:rPr>
                        <w:rFonts w:ascii="Cambria Math" w:hAnsi="Cambria Math"/>
                        <w:i/>
                        <w:sz w:val="24"/>
                      </w:rPr>
                    </m:ctrlPr>
                  </m:dPr>
                  <m:e>
                    <m:r>
                      <w:rPr>
                        <w:rFonts w:ascii="Cambria Math" w:hAnsi="Cambria Math"/>
                        <w:sz w:val="24"/>
                      </w:rPr>
                      <m:t>2π</m:t>
                    </m:r>
                  </m:e>
                </m:d>
                <m:d>
                  <m:dPr>
                    <m:begChr m:val="|"/>
                    <m:endChr m:val="|"/>
                    <m:ctrlPr>
                      <w:rPr>
                        <w:rFonts w:ascii="Cambria Math" w:hAnsi="Cambria Math"/>
                        <w:i/>
                        <w:sz w:val="24"/>
                      </w:rPr>
                    </m:ctrlPr>
                  </m:dPr>
                  <m:e>
                    <m:r>
                      <w:rPr>
                        <w:rFonts w:ascii="Cambria Math" w:hAnsi="Cambria Math"/>
                        <w:sz w:val="24"/>
                      </w:rPr>
                      <m:t>∑</m:t>
                    </m:r>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x-μ</m:t>
                    </m:r>
                  </m:e>
                </m:d>
              </m:e>
              <m:sup>
                <m:r>
                  <w:rPr>
                    <w:rFonts w:ascii="Cambria Math" w:hAnsi="Cambria Math"/>
                    <w:sz w:val="24"/>
                  </w:rPr>
                  <m:t>T</m:t>
                </m:r>
              </m:sup>
            </m:sSup>
            <m:sSup>
              <m:sSupPr>
                <m:ctrlPr>
                  <w:rPr>
                    <w:rFonts w:ascii="Cambria Math" w:hAnsi="Cambria Math"/>
                    <w:i/>
                    <w:sz w:val="24"/>
                  </w:rPr>
                </m:ctrlPr>
              </m:sSupPr>
              <m:e>
                <m:r>
                  <w:rPr>
                    <w:rFonts w:ascii="Cambria Math" w:hAnsi="Cambria Math"/>
                    <w:sz w:val="24"/>
                  </w:rPr>
                  <m:t>∑</m:t>
                </m:r>
              </m:e>
              <m:sup>
                <m:r>
                  <w:rPr>
                    <w:rFonts w:ascii="Cambria Math" w:hAnsi="Cambria Math"/>
                    <w:sz w:val="24"/>
                  </w:rPr>
                  <m:t>-1</m:t>
                </m:r>
              </m:sup>
            </m:sSup>
            <m:d>
              <m:dPr>
                <m:ctrlPr>
                  <w:rPr>
                    <w:rFonts w:ascii="Cambria Math" w:hAnsi="Cambria Math"/>
                    <w:i/>
                    <w:sz w:val="24"/>
                  </w:rPr>
                </m:ctrlPr>
              </m:dPr>
              <m:e>
                <m:r>
                  <w:rPr>
                    <w:rFonts w:ascii="Cambria Math" w:hAnsi="Cambria Math"/>
                    <w:sz w:val="24"/>
                  </w:rPr>
                  <m:t>x-μ</m:t>
                </m:r>
              </m:e>
            </m:d>
          </m:e>
        </m:d>
      </m:oMath>
      <w:r w:rsidR="009C07B8">
        <w:rPr>
          <w:b/>
          <w:color w:val="000000"/>
          <w:sz w:val="28"/>
          <w:szCs w:val="28"/>
        </w:rPr>
        <w:tab/>
      </w:r>
      <w:r w:rsidR="009C07B8">
        <w:rPr>
          <w:b/>
          <w:color w:val="000000"/>
          <w:sz w:val="28"/>
          <w:szCs w:val="28"/>
        </w:rPr>
        <w:tab/>
      </w:r>
      <w:r w:rsidR="009C07B8">
        <w:rPr>
          <w:b/>
          <w:color w:val="000000"/>
          <w:sz w:val="28"/>
          <w:szCs w:val="28"/>
        </w:rPr>
        <w:tab/>
      </w:r>
      <w:r w:rsidR="00784950">
        <w:rPr>
          <w:b/>
          <w:color w:val="000000"/>
          <w:sz w:val="28"/>
          <w:szCs w:val="28"/>
        </w:rPr>
        <w:tab/>
      </w:r>
      <w:r w:rsidR="00784950">
        <w:rPr>
          <w:b/>
          <w:color w:val="000000"/>
          <w:sz w:val="28"/>
          <w:szCs w:val="28"/>
        </w:rPr>
        <w:tab/>
      </w:r>
      <w:r w:rsidR="009C07B8">
        <w:rPr>
          <w:rFonts w:hint="eastAsia"/>
        </w:rPr>
        <w:t>（</w:t>
      </w:r>
      <w:r w:rsidR="009C07B8">
        <w:t>4</w:t>
      </w:r>
      <w:r w:rsidR="009C07B8">
        <w:rPr>
          <w:rFonts w:hint="eastAsia"/>
        </w:rPr>
        <w:t>-</w:t>
      </w:r>
      <w:r w:rsidR="009C07B8">
        <w:t>1</w:t>
      </w:r>
      <w:r w:rsidR="009C07B8">
        <w:rPr>
          <w:rFonts w:hint="eastAsia"/>
        </w:rPr>
        <w:t>）</w:t>
      </w:r>
    </w:p>
    <w:p w:rsidR="007C1772" w:rsidRPr="00082475" w:rsidRDefault="007C1772" w:rsidP="00BE7A62">
      <w:pPr>
        <w:spacing w:line="360" w:lineRule="auto"/>
        <w:ind w:firstLineChars="200" w:firstLine="480"/>
        <w:rPr>
          <w:sz w:val="24"/>
        </w:rPr>
      </w:pPr>
      <w:r w:rsidRPr="00082475">
        <w:rPr>
          <w:sz w:val="24"/>
        </w:rPr>
        <w:lastRenderedPageBreak/>
        <w:t>X</w:t>
      </w:r>
      <w:r w:rsidRPr="00082475">
        <w:rPr>
          <w:rFonts w:hint="eastAsia"/>
          <w:sz w:val="24"/>
        </w:rPr>
        <w:t>是维数为</w:t>
      </w:r>
      <w:r w:rsidRPr="00082475">
        <w:rPr>
          <w:rFonts w:hint="eastAsia"/>
          <w:sz w:val="24"/>
        </w:rPr>
        <w:t>d</w:t>
      </w:r>
      <w:r w:rsidRPr="00082475">
        <w:rPr>
          <w:rFonts w:hint="eastAsia"/>
          <w:sz w:val="24"/>
        </w:rPr>
        <w:t>的样本向量（列向量），</w:t>
      </w:r>
      <m:oMath>
        <m:r>
          <m:rPr>
            <m:sty m:val="bi"/>
          </m:rPr>
          <w:rPr>
            <w:rFonts w:ascii="Cambria Math" w:hAnsi="Cambria Math"/>
            <w:sz w:val="24"/>
          </w:rPr>
          <m:t>μ</m:t>
        </m:r>
      </m:oMath>
      <w:r w:rsidRPr="00082475">
        <w:rPr>
          <w:rFonts w:hint="eastAsia"/>
          <w:sz w:val="24"/>
        </w:rPr>
        <w:t>是模型期望</w:t>
      </w:r>
      <w:r w:rsidR="00917F3E" w:rsidRPr="00082475">
        <w:rPr>
          <w:rFonts w:hint="eastAsia"/>
          <w:sz w:val="24"/>
        </w:rPr>
        <w:t>，</w:t>
      </w:r>
      <w:r w:rsidRPr="00082475">
        <w:rPr>
          <w:sz w:val="24"/>
        </w:rPr>
        <w:t>∑</w:t>
      </w:r>
      <w:r w:rsidRPr="00082475">
        <w:rPr>
          <w:rFonts w:hint="eastAsia"/>
          <w:sz w:val="24"/>
        </w:rPr>
        <w:t>是模型方差</w:t>
      </w:r>
      <w:r w:rsidR="00DE2F79" w:rsidRPr="00082475">
        <w:rPr>
          <w:rFonts w:hint="eastAsia"/>
          <w:sz w:val="24"/>
        </w:rPr>
        <w:t>。</w:t>
      </w:r>
    </w:p>
    <w:p w:rsidR="00744884" w:rsidRPr="00082475" w:rsidRDefault="00744884" w:rsidP="00BE7A62">
      <w:pPr>
        <w:spacing w:line="360" w:lineRule="auto"/>
        <w:ind w:firstLineChars="200" w:firstLine="480"/>
        <w:rPr>
          <w:sz w:val="24"/>
        </w:rPr>
      </w:pPr>
      <w:r w:rsidRPr="00082475">
        <w:rPr>
          <w:rFonts w:hint="eastAsia"/>
          <w:sz w:val="24"/>
        </w:rPr>
        <w:t>假设训练样本属于类别</w:t>
      </w:r>
      <w:r w:rsidRPr="00082475">
        <w:rPr>
          <w:rFonts w:hint="eastAsia"/>
          <w:sz w:val="24"/>
        </w:rPr>
        <w:t>C</w:t>
      </w:r>
      <w:r w:rsidRPr="00082475">
        <w:rPr>
          <w:rFonts w:hint="eastAsia"/>
          <w:sz w:val="24"/>
        </w:rPr>
        <w:t>，则上式变为</w:t>
      </w:r>
      <w:r w:rsidR="00D734AA" w:rsidRPr="00082475">
        <w:rPr>
          <w:rFonts w:hint="eastAsia"/>
          <w:sz w:val="24"/>
        </w:rPr>
        <w:t>：</w:t>
      </w:r>
    </w:p>
    <w:p w:rsidR="00D734AA" w:rsidRPr="00082475" w:rsidRDefault="008A2972" w:rsidP="00BE7A62">
      <w:pPr>
        <w:spacing w:line="360" w:lineRule="auto"/>
        <w:ind w:firstLineChars="200" w:firstLine="480"/>
        <w:rPr>
          <w:sz w:val="24"/>
        </w:rPr>
      </w:pP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hint="eastAsia"/>
                <w:sz w:val="24"/>
              </w:rPr>
              <m:t>/</m:t>
            </m:r>
            <m:r>
              <w:rPr>
                <w:rFonts w:ascii="Cambria Math" w:hAnsi="Cambria Math"/>
                <w:sz w:val="24"/>
              </w:rPr>
              <m:t>C</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d>
                  <m:dPr>
                    <m:begChr m:val="|"/>
                    <m:endChr m:val="|"/>
                    <m:ctrlPr>
                      <w:rPr>
                        <w:rFonts w:ascii="Cambria Math" w:hAnsi="Cambria Math"/>
                        <w:sz w:val="24"/>
                      </w:rPr>
                    </m:ctrlPr>
                  </m:dPr>
                  <m:e>
                    <m:r>
                      <m:rPr>
                        <m:sty m:val="p"/>
                      </m:rPr>
                      <w:rPr>
                        <w:rFonts w:ascii="Cambria Math" w:hAnsi="Cambria Math"/>
                        <w:sz w:val="24"/>
                      </w:rPr>
                      <m:t>∑</m:t>
                    </m:r>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sup>
                <m:r>
                  <w:rPr>
                    <w:rFonts w:ascii="Cambria Math" w:hAnsi="Cambria Math"/>
                    <w:sz w:val="24"/>
                  </w:rPr>
                  <m:t>T</m:t>
                </m:r>
              </m:sup>
            </m:sSup>
            <m:sSup>
              <m:sSupPr>
                <m:ctrlPr>
                  <w:rPr>
                    <w:rFonts w:ascii="Cambria Math" w:hAnsi="Cambria Math"/>
                    <w:sz w:val="24"/>
                  </w:rPr>
                </m:ctrlPr>
              </m:sSupPr>
              <m:e>
                <m:r>
                  <m:rPr>
                    <m:sty m:val="p"/>
                  </m:rPr>
                  <w:rPr>
                    <w:rFonts w:ascii="Cambria Math" w:hAnsi="Cambria Math"/>
                    <w:sz w:val="24"/>
                  </w:rPr>
                  <m:t>∑</m:t>
                </m:r>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d>
      </m:oMath>
      <w:r w:rsidR="004659E7" w:rsidRPr="00082475">
        <w:rPr>
          <w:sz w:val="24"/>
        </w:rPr>
        <w:tab/>
      </w:r>
      <w:r w:rsidR="004659E7" w:rsidRPr="00082475">
        <w:rPr>
          <w:sz w:val="24"/>
        </w:rPr>
        <w:tab/>
      </w:r>
      <w:r w:rsidR="004659E7" w:rsidRPr="00082475">
        <w:rPr>
          <w:sz w:val="24"/>
        </w:rPr>
        <w:tab/>
      </w:r>
      <w:r w:rsidR="00784950" w:rsidRPr="00082475">
        <w:rPr>
          <w:sz w:val="24"/>
        </w:rPr>
        <w:tab/>
      </w:r>
      <w:r w:rsidR="00784950" w:rsidRPr="00082475">
        <w:rPr>
          <w:sz w:val="24"/>
        </w:rPr>
        <w:tab/>
      </w:r>
      <w:r w:rsidR="00784950" w:rsidRPr="00082475">
        <w:rPr>
          <w:sz w:val="24"/>
        </w:rPr>
        <w:tab/>
      </w:r>
      <w:r w:rsidR="004659E7" w:rsidRPr="00082475">
        <w:rPr>
          <w:rFonts w:hint="eastAsia"/>
          <w:sz w:val="24"/>
        </w:rPr>
        <w:t>（</w:t>
      </w:r>
      <w:r w:rsidR="004659E7" w:rsidRPr="00082475">
        <w:rPr>
          <w:sz w:val="24"/>
        </w:rPr>
        <w:t>4</w:t>
      </w:r>
      <w:r w:rsidR="004659E7" w:rsidRPr="00082475">
        <w:rPr>
          <w:rFonts w:hint="eastAsia"/>
          <w:sz w:val="24"/>
        </w:rPr>
        <w:t>-</w:t>
      </w:r>
      <w:r w:rsidR="006A45EC" w:rsidRPr="00082475">
        <w:rPr>
          <w:sz w:val="24"/>
        </w:rPr>
        <w:t>2</w:t>
      </w:r>
      <w:r w:rsidR="004659E7" w:rsidRPr="00082475">
        <w:rPr>
          <w:rFonts w:hint="eastAsia"/>
          <w:sz w:val="24"/>
        </w:rPr>
        <w:t>）</w:t>
      </w:r>
    </w:p>
    <w:p w:rsidR="00273D25" w:rsidRPr="00082475" w:rsidRDefault="00273D25" w:rsidP="00BE7A62">
      <w:pPr>
        <w:spacing w:line="360" w:lineRule="auto"/>
        <w:ind w:firstLineChars="200" w:firstLine="480"/>
        <w:rPr>
          <w:sz w:val="24"/>
        </w:rPr>
      </w:pPr>
      <w:r w:rsidRPr="00082475">
        <w:rPr>
          <w:rFonts w:hint="eastAsia"/>
          <w:sz w:val="24"/>
        </w:rPr>
        <w:t>其表示了样本属于</w:t>
      </w:r>
      <w:r w:rsidRPr="00082475">
        <w:rPr>
          <w:rFonts w:hint="eastAsia"/>
          <w:sz w:val="24"/>
        </w:rPr>
        <w:t>C</w:t>
      </w:r>
      <w:r w:rsidRPr="00082475">
        <w:rPr>
          <w:rFonts w:hint="eastAsia"/>
          <w:sz w:val="24"/>
        </w:rPr>
        <w:t>的概率大小。若将任意测试样本</w:t>
      </w:r>
      <m:oMath>
        <m:sSub>
          <m:sSubPr>
            <m:ctrlPr>
              <w:rPr>
                <w:rFonts w:ascii="Cambria Math" w:hAnsi="Cambria Math"/>
                <w:sz w:val="24"/>
              </w:rPr>
            </m:ctrlPr>
          </m:sSubPr>
          <m:e>
            <m:r>
              <w:rPr>
                <w:rFonts w:ascii="Cambria Math" w:hAnsi="Cambria Math" w:hint="eastAsia"/>
                <w:sz w:val="24"/>
              </w:rPr>
              <m:t>x</m:t>
            </m:r>
          </m:e>
          <m:sub>
            <m:r>
              <w:rPr>
                <w:rFonts w:ascii="Cambria Math" w:hAnsi="Cambria Math" w:hint="eastAsia"/>
                <w:sz w:val="24"/>
              </w:rPr>
              <m:t>i</m:t>
            </m:r>
          </m:sub>
        </m:sSub>
      </m:oMath>
      <w:r w:rsidRPr="00082475">
        <w:rPr>
          <w:rFonts w:hint="eastAsia"/>
          <w:sz w:val="24"/>
        </w:rPr>
        <w:t>输入式（</w:t>
      </w:r>
      <w:r w:rsidRPr="00082475">
        <w:rPr>
          <w:rFonts w:hint="eastAsia"/>
          <w:sz w:val="24"/>
        </w:rPr>
        <w:t>4-</w:t>
      </w:r>
      <w:r w:rsidR="003A0606" w:rsidRPr="00082475">
        <w:rPr>
          <w:sz w:val="24"/>
        </w:rPr>
        <w:t>2</w:t>
      </w:r>
      <w:r w:rsidRPr="00082475">
        <w:rPr>
          <w:rFonts w:hint="eastAsia"/>
          <w:sz w:val="24"/>
        </w:rPr>
        <w:t>），均可以得到一个标量</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Pr="00082475">
        <w:rPr>
          <w:rFonts w:hint="eastAsia"/>
          <w:sz w:val="24"/>
        </w:rPr>
        <w:t>。</w:t>
      </w:r>
      <w:r w:rsidR="002C12A5" w:rsidRPr="00082475">
        <w:rPr>
          <w:rFonts w:hint="eastAsia"/>
          <w:sz w:val="24"/>
        </w:rPr>
        <w:t>然后根据贬值</w:t>
      </w:r>
      <w:r w:rsidR="002C12A5" w:rsidRPr="00082475">
        <w:rPr>
          <w:rFonts w:hint="eastAsia"/>
          <w:sz w:val="24"/>
        </w:rPr>
        <w:t>t</w:t>
      </w:r>
      <w:r w:rsidR="002C12A5" w:rsidRPr="00082475">
        <w:rPr>
          <w:rFonts w:hint="eastAsia"/>
          <w:sz w:val="24"/>
        </w:rPr>
        <w:t>来确定该样本是否属于该类别。</w:t>
      </w:r>
      <w:r w:rsidR="00DD716E" w:rsidRPr="00082475">
        <w:rPr>
          <w:rFonts w:hint="eastAsia"/>
          <w:sz w:val="24"/>
        </w:rPr>
        <w:t>（贬值</w:t>
      </w:r>
      <w:r w:rsidR="00DD716E" w:rsidRPr="00082475">
        <w:rPr>
          <w:rFonts w:hint="eastAsia"/>
          <w:sz w:val="24"/>
        </w:rPr>
        <w:t>t</w:t>
      </w:r>
      <w:r w:rsidR="00DD716E" w:rsidRPr="00082475">
        <w:rPr>
          <w:rFonts w:hint="eastAsia"/>
          <w:sz w:val="24"/>
        </w:rPr>
        <w:t>的确定：可以为经验值，也可以由实验确定。另外可以先另</w:t>
      </w:r>
      <w:r w:rsidR="00DD716E" w:rsidRPr="00082475">
        <w:rPr>
          <w:rFonts w:hint="eastAsia"/>
          <w:sz w:val="24"/>
        </w:rPr>
        <w:t>t=0.7</w:t>
      </w:r>
      <w:r w:rsidR="00DD716E" w:rsidRPr="00082475">
        <w:rPr>
          <w:rFonts w:hint="eastAsia"/>
          <w:sz w:val="24"/>
        </w:rPr>
        <w:t>，以</w:t>
      </w:r>
      <w:r w:rsidR="00DD716E" w:rsidRPr="00082475">
        <w:rPr>
          <w:rFonts w:hint="eastAsia"/>
          <w:sz w:val="24"/>
        </w:rPr>
        <w:t>0.05</w:t>
      </w:r>
      <w:r w:rsidR="00DD716E" w:rsidRPr="00082475">
        <w:rPr>
          <w:rFonts w:hint="eastAsia"/>
          <w:sz w:val="24"/>
        </w:rPr>
        <w:t>为步长一直减到</w:t>
      </w:r>
      <w:r w:rsidR="00DD716E" w:rsidRPr="00082475">
        <w:rPr>
          <w:rFonts w:hint="eastAsia"/>
          <w:sz w:val="24"/>
        </w:rPr>
        <w:t>0.1</w:t>
      </w:r>
      <w:r w:rsidR="00DD716E" w:rsidRPr="00082475">
        <w:rPr>
          <w:rFonts w:hint="eastAsia"/>
          <w:sz w:val="24"/>
        </w:rPr>
        <w:t>左右，选择使样本变化最小的哪个贬值作为最终</w:t>
      </w:r>
      <w:r w:rsidR="00DD716E" w:rsidRPr="00082475">
        <w:rPr>
          <w:rFonts w:hint="eastAsia"/>
          <w:sz w:val="24"/>
        </w:rPr>
        <w:t>t</w:t>
      </w:r>
      <w:r w:rsidR="00DD716E" w:rsidRPr="00082475">
        <w:rPr>
          <w:rFonts w:hint="eastAsia"/>
          <w:sz w:val="24"/>
        </w:rPr>
        <w:t>值）</w:t>
      </w:r>
    </w:p>
    <w:p w:rsidR="002B7FC1" w:rsidRPr="00082475" w:rsidRDefault="002B7FC1" w:rsidP="00BE7A62">
      <w:pPr>
        <w:spacing w:line="360" w:lineRule="auto"/>
        <w:ind w:firstLineChars="200" w:firstLine="480"/>
        <w:rPr>
          <w:sz w:val="24"/>
        </w:rPr>
      </w:pPr>
      <w:r w:rsidRPr="00082475">
        <w:rPr>
          <w:rFonts w:hint="eastAsia"/>
          <w:sz w:val="24"/>
        </w:rPr>
        <w:t>单高斯分布模型的几何意义：单高斯分布模型在二维空间近似于椭圆，在三维空间上近似于椭球，因为在很多场合下，同一类别的样本点并不满足“椭圆”分布的特性。</w:t>
      </w:r>
      <w:r w:rsidR="006544D2" w:rsidRPr="00082475">
        <w:rPr>
          <w:rFonts w:hint="eastAsia"/>
          <w:sz w:val="24"/>
        </w:rPr>
        <w:t>所以才引入了高斯混合模型。</w:t>
      </w:r>
    </w:p>
    <w:p w:rsidR="00605AB9" w:rsidRDefault="00605AB9" w:rsidP="005B290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1" w:name="_Toc490471948"/>
      <w:r>
        <w:rPr>
          <w:rFonts w:asciiTheme="minorEastAsia" w:eastAsiaTheme="minorEastAsia" w:hAnsiTheme="minorEastAsia" w:hint="eastAsia"/>
          <w:b/>
          <w:color w:val="000000"/>
          <w:sz w:val="28"/>
          <w:szCs w:val="28"/>
        </w:rPr>
        <w:t>高斯</w:t>
      </w:r>
      <w:r w:rsidR="002946CC">
        <w:rPr>
          <w:rFonts w:asciiTheme="minorEastAsia" w:eastAsiaTheme="minorEastAsia" w:hAnsiTheme="minorEastAsia" w:hint="eastAsia"/>
          <w:b/>
          <w:color w:val="000000"/>
          <w:sz w:val="28"/>
          <w:szCs w:val="28"/>
        </w:rPr>
        <w:t>混合</w:t>
      </w:r>
      <w:r>
        <w:rPr>
          <w:rFonts w:asciiTheme="minorEastAsia" w:eastAsiaTheme="minorEastAsia" w:hAnsiTheme="minorEastAsia" w:hint="eastAsia"/>
          <w:b/>
          <w:color w:val="000000"/>
          <w:sz w:val="28"/>
          <w:szCs w:val="28"/>
        </w:rPr>
        <w:t>模型</w:t>
      </w:r>
      <w:bookmarkEnd w:id="51"/>
    </w:p>
    <w:p w:rsidR="008225F8" w:rsidRPr="008225F8" w:rsidRDefault="00D61464" w:rsidP="00CD0E1E">
      <w:pPr>
        <w:spacing w:line="360" w:lineRule="auto"/>
        <w:ind w:firstLineChars="200" w:firstLine="480"/>
        <w:rPr>
          <w:sz w:val="24"/>
        </w:rPr>
      </w:pPr>
      <w:r>
        <w:rPr>
          <w:noProof/>
          <w:sz w:val="24"/>
        </w:rPr>
        <w:drawing>
          <wp:anchor distT="0" distB="0" distL="114300" distR="114300" simplePos="0" relativeHeight="251692032" behindDoc="0" locked="0" layoutInCell="1" allowOverlap="1">
            <wp:simplePos x="0" y="0"/>
            <wp:positionH relativeFrom="column">
              <wp:posOffset>180975</wp:posOffset>
            </wp:positionH>
            <wp:positionV relativeFrom="paragraph">
              <wp:posOffset>897255</wp:posOffset>
            </wp:positionV>
            <wp:extent cx="4829175" cy="2400300"/>
            <wp:effectExtent l="0" t="0" r="952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11.png"/>
                    <pic:cNvPicPr/>
                  </pic:nvPicPr>
                  <pic:blipFill>
                    <a:blip r:embed="rId38">
                      <a:extLst>
                        <a:ext uri="{28A0092B-C50C-407E-A947-70E740481C1C}">
                          <a14:useLocalDpi xmlns:a14="http://schemas.microsoft.com/office/drawing/2010/main" val="0"/>
                        </a:ext>
                      </a:extLst>
                    </a:blip>
                    <a:stretch>
                      <a:fillRect/>
                    </a:stretch>
                  </pic:blipFill>
                  <pic:spPr>
                    <a:xfrm>
                      <a:off x="0" y="0"/>
                      <a:ext cx="4829175" cy="2400300"/>
                    </a:xfrm>
                    <a:prstGeom prst="rect">
                      <a:avLst/>
                    </a:prstGeom>
                  </pic:spPr>
                </pic:pic>
              </a:graphicData>
            </a:graphic>
            <wp14:sizeRelH relativeFrom="page">
              <wp14:pctWidth>0</wp14:pctWidth>
            </wp14:sizeRelH>
            <wp14:sizeRelV relativeFrom="page">
              <wp14:pctHeight>0</wp14:pctHeight>
            </wp14:sizeRelV>
          </wp:anchor>
        </w:drawing>
      </w:r>
      <w:r w:rsidR="00311916">
        <w:rPr>
          <w:noProof/>
        </w:rPr>
        <mc:AlternateContent>
          <mc:Choice Requires="wps">
            <w:drawing>
              <wp:anchor distT="0" distB="0" distL="114300" distR="114300" simplePos="0" relativeHeight="251694080" behindDoc="0" locked="0" layoutInCell="1" allowOverlap="1" wp14:anchorId="2D2C6B5D" wp14:editId="1C1F95F8">
                <wp:simplePos x="0" y="0"/>
                <wp:positionH relativeFrom="column">
                  <wp:posOffset>352425</wp:posOffset>
                </wp:positionH>
                <wp:positionV relativeFrom="paragraph">
                  <wp:posOffset>3354705</wp:posOffset>
                </wp:positionV>
                <wp:extent cx="4829175"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rsidR="00F26339" w:rsidRPr="004B759C" w:rsidRDefault="00F26339" w:rsidP="00311916">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高斯混合模型示意图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C6B5D" id="文本框 26" o:spid="_x0000_s1036" type="#_x0000_t202" style="position:absolute;left:0;text-align:left;margin-left:27.75pt;margin-top:264.15pt;width:380.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" stroked="f">
                <v:textbox style="mso-fit-shape-to-text:t" inset="0,0,0,0">
                  <w:txbxContent>
                    <w:p w:rsidR="00F26339" w:rsidRPr="004B759C" w:rsidRDefault="00F26339" w:rsidP="00311916">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高斯混合模型示意图</w:t>
                      </w:r>
                    </w:p>
                  </w:txbxContent>
                </v:textbox>
                <w10:wrap type="topAndBottom"/>
              </v:shape>
            </w:pict>
          </mc:Fallback>
        </mc:AlternateContent>
      </w:r>
      <w:r w:rsidR="008225F8" w:rsidRPr="008225F8">
        <w:rPr>
          <w:rFonts w:hint="eastAsia"/>
          <w:sz w:val="24"/>
        </w:rPr>
        <w:t>高斯混合模型是单一高斯机率密度函数的延伸，由于</w:t>
      </w:r>
      <w:r w:rsidR="008225F8" w:rsidRPr="008225F8">
        <w:rPr>
          <w:rFonts w:hint="eastAsia"/>
          <w:sz w:val="24"/>
        </w:rPr>
        <w:t xml:space="preserve"> GMM </w:t>
      </w:r>
      <w:r w:rsidR="008225F8" w:rsidRPr="008225F8">
        <w:rPr>
          <w:rFonts w:hint="eastAsia"/>
          <w:sz w:val="24"/>
        </w:rPr>
        <w:t>能够平滑地近似任意形状的密度分布，因此近年来常被用在语音、图像识别等方面，得到不错的效果。</w:t>
      </w:r>
    </w:p>
    <w:p w:rsidR="00D3511D" w:rsidRDefault="008225F8" w:rsidP="00CD0E1E">
      <w:pPr>
        <w:spacing w:line="360" w:lineRule="auto"/>
        <w:ind w:firstLineChars="200" w:firstLine="480"/>
        <w:rPr>
          <w:sz w:val="24"/>
        </w:rPr>
      </w:pPr>
      <w:r w:rsidRPr="008225F8">
        <w:rPr>
          <w:rFonts w:hint="eastAsia"/>
          <w:sz w:val="24"/>
        </w:rPr>
        <w:t>例如有一批观察数据</w:t>
      </w:r>
      <m:oMath>
        <m:r>
          <w:rPr>
            <w:rFonts w:ascii="Cambria Math" w:hAnsi="Cambria Math"/>
            <w:sz w:val="24"/>
          </w:rPr>
          <m:t>X</m:t>
        </m:r>
        <m:r>
          <m:rPr>
            <m:sty m:val="p"/>
          </m:rPr>
          <w:rPr>
            <w:rFonts w:ascii="Cambria Math" w:hAnsi="Cambria Math" w:hint="eastAsia"/>
            <w:sz w:val="24"/>
          </w:rPr>
          <m:t>=</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n</m:t>
                </m:r>
              </m:sub>
            </m:sSub>
          </m:e>
        </m:d>
      </m:oMath>
      <w:r w:rsidR="00171363">
        <w:rPr>
          <w:rFonts w:hint="eastAsia"/>
          <w:sz w:val="24"/>
        </w:rPr>
        <w:t>，</w:t>
      </w:r>
      <w:r w:rsidRPr="008225F8">
        <w:rPr>
          <w:rFonts w:hint="eastAsia"/>
          <w:sz w:val="24"/>
        </w:rPr>
        <w:t>数据个数为</w:t>
      </w:r>
      <w:r w:rsidRPr="008225F8">
        <w:rPr>
          <w:rFonts w:hint="eastAsia"/>
          <w:sz w:val="24"/>
        </w:rPr>
        <w:t>n</w:t>
      </w:r>
      <w:r w:rsidRPr="008225F8">
        <w:rPr>
          <w:rFonts w:hint="eastAsia"/>
          <w:sz w:val="24"/>
        </w:rPr>
        <w:t>，在</w:t>
      </w:r>
      <w:r w:rsidRPr="008225F8">
        <w:rPr>
          <w:rFonts w:hint="eastAsia"/>
          <w:sz w:val="24"/>
        </w:rPr>
        <w:t>d</w:t>
      </w:r>
      <w:r w:rsidRPr="008225F8">
        <w:rPr>
          <w:rFonts w:hint="eastAsia"/>
          <w:sz w:val="24"/>
        </w:rPr>
        <w:t>维空间中的分布不是椭球状，那么就不适合以一个单一的高斯密度函数来描述这些数据点的机率密度函数。此时我们采用一个变通方案，假设每个点均由一个单高斯分布生成（具体参数</w:t>
      </w:r>
      <w:r w:rsidRPr="008225F8">
        <w:rPr>
          <w:rFonts w:hint="eastAsia"/>
          <w:sz w:val="24"/>
        </w:rPr>
        <w:t xml:space="preserve"> </w:t>
      </w:r>
      <w:r w:rsidRPr="008225F8">
        <w:rPr>
          <w:rFonts w:hint="eastAsia"/>
          <w:sz w:val="24"/>
        </w:rPr>
        <w:t>未知），而这一批数据共由</w:t>
      </w:r>
      <w:r w:rsidRPr="008225F8">
        <w:rPr>
          <w:rFonts w:hint="eastAsia"/>
          <w:sz w:val="24"/>
        </w:rPr>
        <w:t>M</w:t>
      </w:r>
      <w:r w:rsidRPr="008225F8">
        <w:rPr>
          <w:rFonts w:hint="eastAsia"/>
          <w:sz w:val="24"/>
        </w:rPr>
        <w:t>（明确）个单高斯模型生成，具体某个数据</w:t>
      </w:r>
      <w:r w:rsidRPr="008225F8">
        <w:rPr>
          <w:rFonts w:hint="eastAsia"/>
          <w:sz w:val="24"/>
        </w:rPr>
        <w:t xml:space="preserve"> </w:t>
      </w:r>
      <w:r w:rsidRPr="008225F8">
        <w:rPr>
          <w:rFonts w:hint="eastAsia"/>
          <w:sz w:val="24"/>
        </w:rPr>
        <w:t>属于哪个单高斯模型未知，且每个单高斯模型在混合模型中占的比例未知，将所</w:t>
      </w:r>
      <w:r w:rsidRPr="008225F8">
        <w:rPr>
          <w:rFonts w:hint="eastAsia"/>
          <w:sz w:val="24"/>
        </w:rPr>
        <w:lastRenderedPageBreak/>
        <w:t>有来自不同分布的数据点混在一起，该分布称为高斯混合分布。</w:t>
      </w:r>
    </w:p>
    <w:p w:rsidR="00DF15C7" w:rsidRDefault="00A107FF" w:rsidP="00CD0E1E">
      <w:pPr>
        <w:spacing w:line="360" w:lineRule="auto"/>
        <w:ind w:firstLineChars="200" w:firstLine="480"/>
        <w:rPr>
          <w:sz w:val="24"/>
        </w:rPr>
      </w:pPr>
      <w:r>
        <w:rPr>
          <w:rFonts w:hint="eastAsia"/>
          <w:sz w:val="24"/>
        </w:rPr>
        <w:t>从数学上讲，我们认为这些数据的概率密度分布函数可以通过加权函数表示：</w:t>
      </w:r>
    </w:p>
    <w:p w:rsidR="00320A1F" w:rsidRPr="009D3D72" w:rsidRDefault="002D1091" w:rsidP="00CD0E1E">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e>
        </m:nary>
      </m:oMath>
      <w:r w:rsidR="00AA3013">
        <w:rPr>
          <w:sz w:val="24"/>
        </w:rPr>
        <w:tab/>
      </w:r>
      <w:r w:rsidR="00AA3013">
        <w:rPr>
          <w:sz w:val="24"/>
        </w:rPr>
        <w:tab/>
      </w:r>
      <m:oMath>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e>
        </m:nary>
        <m:r>
          <m:rPr>
            <m:sty m:val="p"/>
          </m:rPr>
          <w:rPr>
            <w:rFonts w:ascii="Cambria Math" w:hAnsi="Cambria Math"/>
            <w:sz w:val="24"/>
          </w:rPr>
          <m:t>=1</m:t>
        </m:r>
      </m:oMath>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4E6864">
        <w:rPr>
          <w:rFonts w:hint="eastAsia"/>
        </w:rPr>
        <w:t>（</w:t>
      </w:r>
      <w:r w:rsidR="004E6864">
        <w:t>4</w:t>
      </w:r>
      <w:r w:rsidR="004E6864">
        <w:rPr>
          <w:rFonts w:hint="eastAsia"/>
        </w:rPr>
        <w:t>-</w:t>
      </w:r>
      <w:r w:rsidR="004E6864">
        <w:t>3</w:t>
      </w:r>
      <w:r w:rsidR="004E6864">
        <w:rPr>
          <w:rFonts w:hint="eastAsia"/>
        </w:rPr>
        <w:t>）</w:t>
      </w:r>
    </w:p>
    <w:p w:rsidR="00DD1A20" w:rsidRDefault="00A12D7B" w:rsidP="00B16996">
      <w:pPr>
        <w:spacing w:line="360" w:lineRule="auto"/>
        <w:ind w:firstLineChars="200" w:firstLine="480"/>
      </w:pP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e>
                  <m:sup>
                    <m:r>
                      <w:rPr>
                        <w:rFonts w:ascii="Cambria Math" w:hAnsi="Cambria Math"/>
                        <w:sz w:val="24"/>
                      </w:rPr>
                      <m:t>m</m:t>
                    </m:r>
                  </m:sup>
                </m:sSup>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sup>
                <m:r>
                  <w:rPr>
                    <w:rFonts w:ascii="Cambria Math" w:hAnsi="Cambria Math"/>
                    <w:sz w:val="24"/>
                  </w:rPr>
                  <m:t>T</m:t>
                </m:r>
              </m:sup>
            </m:sSup>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d>
      </m:oMath>
      <w:r w:rsidR="00E72343">
        <w:rPr>
          <w:sz w:val="24"/>
        </w:rPr>
        <w:tab/>
      </w:r>
      <w:r w:rsidR="00301C58">
        <w:rPr>
          <w:sz w:val="24"/>
        </w:rPr>
        <w:tab/>
      </w:r>
      <w:r w:rsidR="00301C58">
        <w:rPr>
          <w:sz w:val="24"/>
        </w:rPr>
        <w:tab/>
      </w:r>
      <w:r w:rsidR="00301C58">
        <w:rPr>
          <w:sz w:val="24"/>
        </w:rPr>
        <w:tab/>
      </w:r>
      <w:r w:rsidR="00E72343">
        <w:rPr>
          <w:rFonts w:hint="eastAsia"/>
        </w:rPr>
        <w:t>（</w:t>
      </w:r>
      <w:r w:rsidR="00E72343">
        <w:t>4</w:t>
      </w:r>
      <w:r w:rsidR="00E72343">
        <w:rPr>
          <w:rFonts w:hint="eastAsia"/>
        </w:rPr>
        <w:t>-</w:t>
      </w:r>
      <w:r w:rsidR="00E72343">
        <w:t>4</w:t>
      </w:r>
      <w:r w:rsidR="00E72343">
        <w:rPr>
          <w:rFonts w:hint="eastAsia"/>
        </w:rPr>
        <w:t>）</w:t>
      </w:r>
    </w:p>
    <w:p w:rsidR="00B16996" w:rsidRDefault="007B3BB1" w:rsidP="00B16996">
      <w:pPr>
        <w:spacing w:line="360" w:lineRule="auto"/>
        <w:ind w:firstLineChars="200" w:firstLine="480"/>
        <w:rPr>
          <w:sz w:val="24"/>
        </w:rPr>
      </w:pPr>
      <m:oMath>
        <m:sSub>
          <m:sSubPr>
            <m:ctrlPr>
              <w:rPr>
                <w:rFonts w:ascii="Cambria Math" w:hAnsi="Cambria Math"/>
                <w:sz w:val="24"/>
              </w:rPr>
            </m:ctrlPr>
          </m:sSubPr>
          <m:e>
            <m:r>
              <w:rPr>
                <w:rFonts w:ascii="Cambria Math" w:hAnsi="Cambria Math" w:hint="eastAsia"/>
                <w:sz w:val="24"/>
              </w:rPr>
              <m:t>a</m:t>
            </m:r>
          </m:e>
          <m:sub>
            <m:r>
              <w:rPr>
                <w:rFonts w:ascii="Cambria Math" w:hAnsi="Cambria Math" w:hint="eastAsia"/>
                <w:sz w:val="24"/>
              </w:rPr>
              <m:t>j</m:t>
            </m:r>
          </m:sub>
        </m:sSub>
      </m:oMath>
      <w:r w:rsidR="00955B93" w:rsidRPr="00955B93">
        <w:rPr>
          <w:rFonts w:hint="eastAsia"/>
          <w:sz w:val="24"/>
        </w:rPr>
        <w:t>是权值因子，其中的任意一个单高斯分布</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8817B2">
        <w:rPr>
          <w:rFonts w:hint="eastAsia"/>
          <w:sz w:val="24"/>
        </w:rPr>
        <w:t>叫做这个模型的一个</w:t>
      </w:r>
      <w:r w:rsidR="008817B2">
        <w:rPr>
          <w:rFonts w:hint="eastAsia"/>
          <w:sz w:val="24"/>
        </w:rPr>
        <w:t>compon</w:t>
      </w:r>
      <w:r w:rsidR="009C2FD4">
        <w:rPr>
          <w:rFonts w:hint="eastAsia"/>
          <w:sz w:val="24"/>
        </w:rPr>
        <w:t>e</w:t>
      </w:r>
      <w:r w:rsidR="008817B2">
        <w:rPr>
          <w:rFonts w:hint="eastAsia"/>
          <w:sz w:val="24"/>
        </w:rPr>
        <w:t>nt</w:t>
      </w:r>
      <w:r w:rsidR="00082475">
        <w:rPr>
          <w:rFonts w:hint="eastAsia"/>
          <w:sz w:val="24"/>
        </w:rPr>
        <w:t>，只要</w:t>
      </w:r>
      <w:r w:rsidR="00082475">
        <w:rPr>
          <w:rFonts w:hint="eastAsia"/>
          <w:sz w:val="24"/>
        </w:rPr>
        <w:t>j</w:t>
      </w:r>
      <w:r w:rsidR="000B7E6B">
        <w:rPr>
          <w:rFonts w:hint="eastAsia"/>
          <w:sz w:val="24"/>
        </w:rPr>
        <w:t>取得足够大，这个</w:t>
      </w:r>
      <w:r w:rsidR="000B7E6B">
        <w:rPr>
          <w:rFonts w:hint="eastAsia"/>
          <w:sz w:val="24"/>
        </w:rPr>
        <w:t>xx</w:t>
      </w:r>
      <w:r w:rsidR="000B7E6B">
        <w:rPr>
          <w:sz w:val="24"/>
        </w:rPr>
        <w:t xml:space="preserve"> Mixture Model</w:t>
      </w:r>
      <w:r w:rsidR="00556F7E">
        <w:rPr>
          <w:rFonts w:hint="eastAsia"/>
          <w:sz w:val="24"/>
        </w:rPr>
        <w:t>就会</w:t>
      </w:r>
      <w:r w:rsidR="00FE3D1B">
        <w:rPr>
          <w:rFonts w:hint="eastAsia"/>
          <w:sz w:val="24"/>
        </w:rPr>
        <w:t>变得足够复杂，就可以逼近任意连续的概率密度分布。</w:t>
      </w:r>
    </w:p>
    <w:p w:rsidR="009C2FD4" w:rsidRDefault="009C2FD4" w:rsidP="00B16996">
      <w:pPr>
        <w:spacing w:line="360" w:lineRule="auto"/>
        <w:ind w:firstLineChars="200" w:firstLine="480"/>
        <w:rPr>
          <w:sz w:val="24"/>
        </w:rPr>
      </w:pPr>
      <w:r>
        <w:rPr>
          <w:rFonts w:hint="eastAsia"/>
          <w:sz w:val="24"/>
        </w:rPr>
        <w:t>高斯混合模型是一种聚类算法，每个</w:t>
      </w:r>
      <w:r>
        <w:rPr>
          <w:rFonts w:hint="eastAsia"/>
          <w:sz w:val="24"/>
        </w:rPr>
        <w:t>component</w:t>
      </w:r>
      <w:r>
        <w:rPr>
          <w:rFonts w:hint="eastAsia"/>
          <w:sz w:val="24"/>
        </w:rPr>
        <w:t>就是一个聚类中心。</w:t>
      </w:r>
      <w:r w:rsidR="00580C9A">
        <w:rPr>
          <w:rFonts w:hint="eastAsia"/>
          <w:sz w:val="24"/>
        </w:rPr>
        <w:t>即在只有样本点，不知道样本分类的情况下，计算出模型参数</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9369BF">
        <w:rPr>
          <w:rFonts w:hint="eastAsia"/>
          <w:sz w:val="24"/>
        </w:rPr>
        <w:t>。</w:t>
      </w:r>
      <w:r w:rsidR="00E22039">
        <w:rPr>
          <w:rFonts w:hint="eastAsia"/>
          <w:sz w:val="24"/>
        </w:rPr>
        <w:t>其计算方法就是</w:t>
      </w:r>
      <w:r w:rsidR="00E22039">
        <w:rPr>
          <w:rFonts w:hint="eastAsia"/>
          <w:sz w:val="24"/>
        </w:rPr>
        <w:t>E</w:t>
      </w:r>
      <w:r w:rsidR="00E22039">
        <w:rPr>
          <w:sz w:val="24"/>
        </w:rPr>
        <w:t>M</w:t>
      </w:r>
      <w:r w:rsidR="00E22039">
        <w:rPr>
          <w:rFonts w:hint="eastAsia"/>
          <w:sz w:val="24"/>
        </w:rPr>
        <w:t>算法。</w:t>
      </w:r>
    </w:p>
    <w:p w:rsidR="009B4E3C" w:rsidRDefault="009B4E3C" w:rsidP="00B16996">
      <w:pPr>
        <w:spacing w:line="360" w:lineRule="auto"/>
        <w:ind w:firstLineChars="200" w:firstLine="480"/>
        <w:rPr>
          <w:sz w:val="24"/>
        </w:rPr>
      </w:pPr>
      <w:r>
        <w:rPr>
          <w:rFonts w:hint="eastAsia"/>
          <w:sz w:val="24"/>
        </w:rPr>
        <w:t>用训练好的模型去差别样本所属的分类，分为两个步骤：</w:t>
      </w:r>
    </w:p>
    <w:p w:rsidR="009B4E3C" w:rsidRDefault="006141D2" w:rsidP="000467C1">
      <w:pPr>
        <w:pStyle w:val="a3"/>
        <w:numPr>
          <w:ilvl w:val="0"/>
          <w:numId w:val="11"/>
        </w:numPr>
        <w:spacing w:line="360" w:lineRule="auto"/>
        <w:ind w:firstLineChars="0"/>
        <w:rPr>
          <w:sz w:val="24"/>
        </w:rPr>
      </w:pPr>
      <w:r>
        <w:rPr>
          <w:rFonts w:hint="eastAsia"/>
          <w:sz w:val="24"/>
        </w:rPr>
        <w:t>随机选择</w:t>
      </w:r>
      <w:r>
        <w:rPr>
          <w:rFonts w:hint="eastAsia"/>
          <w:sz w:val="24"/>
        </w:rPr>
        <w:t>k</w:t>
      </w:r>
      <w:r>
        <w:rPr>
          <w:rFonts w:hint="eastAsia"/>
          <w:sz w:val="24"/>
        </w:rPr>
        <w:t>个</w:t>
      </w:r>
      <w:r>
        <w:rPr>
          <w:rFonts w:hint="eastAsia"/>
          <w:sz w:val="24"/>
        </w:rPr>
        <w:t>component</w:t>
      </w:r>
      <w:r>
        <w:rPr>
          <w:rFonts w:hint="eastAsia"/>
          <w:sz w:val="24"/>
        </w:rPr>
        <w:t>中的一个（被选中的概率是</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oMath>
      <w:r>
        <w:rPr>
          <w:rFonts w:hint="eastAsia"/>
          <w:sz w:val="24"/>
        </w:rPr>
        <w:t>）</w:t>
      </w:r>
      <w:r w:rsidR="00D209A5">
        <w:rPr>
          <w:rFonts w:hint="eastAsia"/>
          <w:sz w:val="24"/>
        </w:rPr>
        <w:t>。</w:t>
      </w:r>
    </w:p>
    <w:p w:rsidR="00D209A5" w:rsidRDefault="00D209A5" w:rsidP="000467C1">
      <w:pPr>
        <w:pStyle w:val="a3"/>
        <w:numPr>
          <w:ilvl w:val="0"/>
          <w:numId w:val="11"/>
        </w:numPr>
        <w:spacing w:line="360" w:lineRule="auto"/>
        <w:ind w:firstLineChars="0"/>
        <w:rPr>
          <w:sz w:val="24"/>
        </w:rPr>
      </w:pPr>
      <w:r>
        <w:rPr>
          <w:rFonts w:hint="eastAsia"/>
          <w:sz w:val="24"/>
        </w:rPr>
        <w:t>把样本带入刚选好的</w:t>
      </w:r>
      <w:r>
        <w:rPr>
          <w:sz w:val="24"/>
        </w:rPr>
        <w:t>component</w:t>
      </w:r>
      <w:r>
        <w:rPr>
          <w:rFonts w:hint="eastAsia"/>
          <w:sz w:val="24"/>
        </w:rPr>
        <w:t>中，判断是否属于这个类别，如果不属于</w:t>
      </w:r>
      <w:r w:rsidR="00E42B19">
        <w:rPr>
          <w:rFonts w:hint="eastAsia"/>
          <w:sz w:val="24"/>
        </w:rPr>
        <w:t>则返回第一步。</w:t>
      </w:r>
    </w:p>
    <w:p w:rsidR="00847D8C" w:rsidRDefault="00D50F7A" w:rsidP="00962FFE">
      <w:pPr>
        <w:spacing w:line="360" w:lineRule="auto"/>
        <w:ind w:firstLineChars="200" w:firstLine="480"/>
        <w:rPr>
          <w:sz w:val="24"/>
        </w:rPr>
      </w:pPr>
      <w:r>
        <w:rPr>
          <w:rFonts w:hint="eastAsia"/>
          <w:sz w:val="24"/>
        </w:rPr>
        <w:t>现在假设我们由</w:t>
      </w:r>
      <w:r>
        <w:rPr>
          <w:rFonts w:hint="eastAsia"/>
          <w:sz w:val="24"/>
        </w:rPr>
        <w:t>N</w:t>
      </w:r>
      <w:r>
        <w:rPr>
          <w:rFonts w:hint="eastAsia"/>
          <w:sz w:val="24"/>
        </w:rPr>
        <w:t>个数据点，并假设他们服从某个分布，现在需要确定里面的一些参数的值。例如：在</w:t>
      </w:r>
      <w:r>
        <w:rPr>
          <w:rFonts w:hint="eastAsia"/>
          <w:sz w:val="24"/>
        </w:rPr>
        <w:t>G</w:t>
      </w:r>
      <w:r>
        <w:rPr>
          <w:sz w:val="24"/>
        </w:rPr>
        <w:t>MM</w:t>
      </w:r>
      <w:r>
        <w:rPr>
          <w:rFonts w:hint="eastAsia"/>
          <w:sz w:val="24"/>
        </w:rPr>
        <w:t>中，我们就需要确定</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Pr>
          <w:rFonts w:hint="eastAsia"/>
          <w:sz w:val="24"/>
        </w:rPr>
        <w:t>这些参数，我们的想法是：找到这样的一组参数，它所确定的概率分布生成这些给定的数据点的概率最大，而这个概率的乘积则称</w:t>
      </w:r>
      <w:r w:rsidR="0014616B">
        <w:rPr>
          <w:rFonts w:hint="eastAsia"/>
          <w:sz w:val="24"/>
        </w:rPr>
        <w:t>为似然函数</w:t>
      </w:r>
      <w:r w:rsidR="00C4572B">
        <w:rPr>
          <w:rFonts w:hint="eastAsia"/>
          <w:sz w:val="24"/>
        </w:rPr>
        <w:t>。</w:t>
      </w:r>
    </w:p>
    <w:p w:rsidR="00962FFE" w:rsidRDefault="007B3BB1"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m:t>
            </m:r>
            <m:r>
              <w:rPr>
                <w:rFonts w:ascii="Cambria Math" w:hAnsi="Cambria Math"/>
                <w:sz w:val="24"/>
              </w:rPr>
              <m:t>=1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nary>
      </m:oMath>
      <w:r w:rsidR="0099623A">
        <w:rPr>
          <w:sz w:val="24"/>
        </w:rPr>
        <w:tab/>
      </w:r>
      <w:r w:rsidR="0099623A">
        <w:rPr>
          <w:rFonts w:hint="eastAsia"/>
          <w:sz w:val="24"/>
        </w:rPr>
        <w:t>似然函数</w:t>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rFonts w:hint="eastAsia"/>
        </w:rPr>
        <w:t>（</w:t>
      </w:r>
      <w:r w:rsidR="0099623A">
        <w:t>4</w:t>
      </w:r>
      <w:r w:rsidR="0099623A">
        <w:rPr>
          <w:rFonts w:hint="eastAsia"/>
        </w:rPr>
        <w:t>-5</w:t>
      </w:r>
      <w:r w:rsidR="0099623A">
        <w:rPr>
          <w:rFonts w:hint="eastAsia"/>
        </w:rPr>
        <w:t>）</w:t>
      </w:r>
    </w:p>
    <w:p w:rsidR="00976966" w:rsidRDefault="00976966" w:rsidP="00962FFE">
      <w:pPr>
        <w:spacing w:line="360" w:lineRule="auto"/>
        <w:ind w:firstLineChars="200" w:firstLine="420"/>
      </w:pPr>
      <w:r>
        <w:rPr>
          <w:rFonts w:hint="eastAsia"/>
        </w:rPr>
        <w:t>通常单个点的概率很小，连乘之后数据会更小，容易造成浮点数下溢，所以一般取对数，公式（</w:t>
      </w:r>
      <w:r>
        <w:rPr>
          <w:rFonts w:hint="eastAsia"/>
        </w:rPr>
        <w:t>4-5</w:t>
      </w:r>
      <w:r>
        <w:rPr>
          <w:rFonts w:hint="eastAsia"/>
        </w:rPr>
        <w:t>）变成：</w:t>
      </w:r>
    </w:p>
    <w:p w:rsidR="00976966" w:rsidRDefault="007B3BB1"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i=1</m:t>
            </m:r>
          </m:sub>
          <m:sup>
            <m:r>
              <w:rPr>
                <w:rFonts w:ascii="Cambria Math" w:hAnsi="Cambria Math"/>
                <w:sz w:val="24"/>
              </w:rPr>
              <m:t>N</m:t>
            </m:r>
          </m:sup>
          <m:e>
            <m:r>
              <w:rPr>
                <w:rFonts w:ascii="Cambria Math" w:hAnsi="Cambria Math" w:hint="eastAsia"/>
                <w:sz w:val="24"/>
              </w:rPr>
              <m:t>log</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d>
          </m:e>
        </m:nary>
      </m:oMath>
      <w:r w:rsidR="00A1341F">
        <w:rPr>
          <w:sz w:val="24"/>
        </w:rPr>
        <w:tab/>
      </w:r>
      <w:r w:rsidR="00A1341F">
        <w:rPr>
          <w:sz w:val="24"/>
        </w:rPr>
        <w:tab/>
      </w:r>
      <w:r w:rsidR="00A1341F">
        <w:rPr>
          <w:sz w:val="24"/>
        </w:rPr>
        <w:tab/>
      </w:r>
      <w:r w:rsidR="00A1341F">
        <w:rPr>
          <w:rFonts w:hint="eastAsia"/>
          <w:sz w:val="24"/>
        </w:rPr>
        <w:t>称为</w:t>
      </w:r>
      <w:r w:rsidR="00A1341F">
        <w:rPr>
          <w:rFonts w:hint="eastAsia"/>
          <w:sz w:val="24"/>
        </w:rPr>
        <w:t>log-likelihood</w:t>
      </w:r>
      <w:r w:rsidR="00A1341F">
        <w:rPr>
          <w:sz w:val="24"/>
        </w:rPr>
        <w:t xml:space="preserve"> </w:t>
      </w:r>
      <w:r w:rsidR="00A1341F">
        <w:rPr>
          <w:rFonts w:hint="eastAsia"/>
          <w:sz w:val="24"/>
        </w:rPr>
        <w:t>function</w:t>
      </w:r>
      <w:r w:rsidR="00A1341F">
        <w:rPr>
          <w:sz w:val="24"/>
        </w:rPr>
        <w:tab/>
      </w:r>
      <w:r w:rsidR="00A1341F">
        <w:rPr>
          <w:sz w:val="24"/>
        </w:rPr>
        <w:tab/>
      </w:r>
      <w:r w:rsidR="00A1341F">
        <w:rPr>
          <w:sz w:val="24"/>
        </w:rPr>
        <w:tab/>
      </w:r>
      <w:r w:rsidR="00A1341F">
        <w:rPr>
          <w:sz w:val="24"/>
        </w:rPr>
        <w:tab/>
      </w:r>
      <w:r w:rsidR="00A1341F">
        <w:rPr>
          <w:rFonts w:hint="eastAsia"/>
        </w:rPr>
        <w:t>（</w:t>
      </w:r>
      <w:r w:rsidR="00A1341F">
        <w:t>4</w:t>
      </w:r>
      <w:r w:rsidR="00A1341F">
        <w:rPr>
          <w:rFonts w:hint="eastAsia"/>
        </w:rPr>
        <w:t>-6</w:t>
      </w:r>
      <w:r w:rsidR="00A1341F">
        <w:rPr>
          <w:rFonts w:hint="eastAsia"/>
        </w:rPr>
        <w:t>）</w:t>
      </w:r>
    </w:p>
    <w:p w:rsidR="00DE5A3D" w:rsidRDefault="00DE5A3D" w:rsidP="00962FFE">
      <w:pPr>
        <w:spacing w:line="360" w:lineRule="auto"/>
        <w:ind w:firstLineChars="200" w:firstLine="420"/>
      </w:pPr>
      <w:r>
        <w:rPr>
          <w:rFonts w:hint="eastAsia"/>
        </w:rPr>
        <w:t>高斯混合模型的</w:t>
      </w:r>
      <w:r>
        <w:rPr>
          <w:rFonts w:hint="eastAsia"/>
        </w:rPr>
        <w:t>log-likelihood</w:t>
      </w:r>
      <w:r>
        <w:t xml:space="preserve"> </w:t>
      </w:r>
      <w:r>
        <w:rPr>
          <w:rFonts w:hint="eastAsia"/>
        </w:rPr>
        <w:t>function</w:t>
      </w:r>
      <w:r>
        <w:rPr>
          <w:rFonts w:hint="eastAsia"/>
        </w:rPr>
        <w:t>为：</w:t>
      </w:r>
    </w:p>
    <w:p w:rsidR="00DE5A3D" w:rsidRDefault="007B3BB1"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func>
              <m:funcPr>
                <m:ctrlPr>
                  <w:rPr>
                    <w:rFonts w:ascii="Cambria Math" w:hAnsi="Cambria Math"/>
                    <w:i/>
                    <w:sz w:val="24"/>
                  </w:rPr>
                </m:ctrlPr>
              </m:funcPr>
              <m:fName>
                <m:r>
                  <m:rPr>
                    <m:sty m:val="p"/>
                  </m:rPr>
                  <w:rPr>
                    <w:rFonts w:ascii="Cambria Math" w:hAnsi="Cambria Math"/>
                    <w:sz w:val="24"/>
                  </w:rPr>
                  <m:t>log</m:t>
                </m:r>
              </m:fName>
              <m:e>
                <m:d>
                  <m:dPr>
                    <m:begChr m:val="["/>
                    <m:endChr m:val="]"/>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e>
                              <m:sub>
                                <m:r>
                                  <w:rPr>
                                    <w:rFonts w:ascii="Cambria Math" w:hAnsi="Cambria Math"/>
                                    <w:sz w:val="24"/>
                                  </w:rPr>
                                  <m:t>k</m:t>
                                </m:r>
                              </m:sub>
                            </m:sSub>
                          </m:e>
                        </m:d>
                      </m:e>
                    </m:nary>
                  </m:e>
                </m:d>
              </m:e>
            </m:func>
          </m:e>
        </m:nary>
      </m:oMath>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rFonts w:hint="eastAsia"/>
        </w:rPr>
        <w:t>（</w:t>
      </w:r>
      <w:r w:rsidR="00DE5A3D">
        <w:t>4</w:t>
      </w:r>
      <w:r w:rsidR="00DE5A3D">
        <w:rPr>
          <w:rFonts w:hint="eastAsia"/>
        </w:rPr>
        <w:t>-</w:t>
      </w:r>
      <w:r w:rsidR="00DE5A3D">
        <w:t>7</w:t>
      </w:r>
      <w:r w:rsidR="00DE5A3D">
        <w:rPr>
          <w:rFonts w:hint="eastAsia"/>
        </w:rPr>
        <w:t>）</w:t>
      </w:r>
    </w:p>
    <w:p w:rsidR="006E66EF" w:rsidRDefault="006E66EF" w:rsidP="00962FFE">
      <w:pPr>
        <w:spacing w:line="360" w:lineRule="auto"/>
        <w:ind w:firstLineChars="200" w:firstLine="420"/>
      </w:pPr>
      <w:r>
        <w:rPr>
          <w:rFonts w:hint="eastAsia"/>
        </w:rPr>
        <w:t>要找到最值的模型参数，使</w:t>
      </w:r>
      <w:r>
        <w:rPr>
          <w:rFonts w:hint="eastAsia"/>
        </w:rPr>
        <w:t>G</w:t>
      </w:r>
      <w:r>
        <w:t>MM</w:t>
      </w:r>
      <w:r>
        <w:rPr>
          <w:rFonts w:hint="eastAsia"/>
        </w:rPr>
        <w:t>的</w:t>
      </w:r>
      <w:r>
        <w:rPr>
          <w:rFonts w:hint="eastAsia"/>
        </w:rPr>
        <w:t>log-likelihood</w:t>
      </w:r>
      <w:r>
        <w:t xml:space="preserve"> </w:t>
      </w:r>
      <w:r>
        <w:rPr>
          <w:rFonts w:hint="eastAsia"/>
        </w:rPr>
        <w:t>function</w:t>
      </w:r>
      <w:r>
        <w:rPr>
          <w:rFonts w:hint="eastAsia"/>
        </w:rPr>
        <w:t>的期望最大，使用</w:t>
      </w:r>
      <w:r>
        <w:rPr>
          <w:rFonts w:hint="eastAsia"/>
        </w:rPr>
        <w:t>E</w:t>
      </w:r>
      <w:r>
        <w:t>-M</w:t>
      </w:r>
      <w:r>
        <w:rPr>
          <w:rFonts w:hint="eastAsia"/>
        </w:rPr>
        <w:t>算法求解</w:t>
      </w:r>
      <w:r w:rsidR="007C31AA">
        <w:rPr>
          <w:rFonts w:hint="eastAsia"/>
        </w:rPr>
        <w:t>。</w:t>
      </w:r>
    </w:p>
    <w:p w:rsidR="007B3FB1" w:rsidRDefault="007B3FB1" w:rsidP="00962FFE">
      <w:pPr>
        <w:spacing w:line="360" w:lineRule="auto"/>
        <w:ind w:firstLineChars="200" w:firstLine="420"/>
      </w:pPr>
      <w:r>
        <w:rPr>
          <w:rFonts w:hint="eastAsia"/>
        </w:rPr>
        <w:t>E</w:t>
      </w:r>
      <w:r>
        <w:t>M</w:t>
      </w:r>
      <w:r>
        <w:rPr>
          <w:rFonts w:hint="eastAsia"/>
        </w:rPr>
        <w:t>算法的基本思路是：随机初始化一组参数</w:t>
      </w:r>
      <m:oMath>
        <m:r>
          <w:rPr>
            <w:rFonts w:ascii="Cambria Math" w:hAnsi="Cambria Math"/>
          </w:rPr>
          <m:t>θ</m:t>
        </m:r>
      </m:oMath>
      <w:r>
        <w:rPr>
          <w:rFonts w:hint="eastAsia"/>
        </w:rPr>
        <w:t>，根据后验概率</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r>
              <w:rPr>
                <w:rFonts w:ascii="Cambria Math" w:hAnsi="Cambria Math"/>
                <w:sz w:val="24"/>
              </w:rPr>
              <m:t>Y</m:t>
            </m:r>
            <m:r>
              <w:rPr>
                <w:rFonts w:ascii="Cambria Math" w:hAnsi="Cambria Math" w:hint="eastAsia"/>
                <w:sz w:val="24"/>
              </w:rPr>
              <m:t>|x</m:t>
            </m:r>
            <m:r>
              <w:rPr>
                <w:rFonts w:ascii="Cambria Math" w:hAnsi="Cambria Math"/>
                <w:sz w:val="24"/>
              </w:rPr>
              <m:t>;θ</m:t>
            </m:r>
          </m:e>
        </m:d>
      </m:oMath>
      <w:r>
        <w:rPr>
          <w:rFonts w:hint="eastAsia"/>
          <w:sz w:val="24"/>
        </w:rPr>
        <w:t>来更新</w:t>
      </w:r>
      <w:r>
        <w:rPr>
          <w:rFonts w:hint="eastAsia"/>
          <w:sz w:val="24"/>
        </w:rPr>
        <w:t>Y</w:t>
      </w:r>
      <w:r>
        <w:rPr>
          <w:rFonts w:hint="eastAsia"/>
          <w:sz w:val="24"/>
        </w:rPr>
        <w:t>的</w:t>
      </w:r>
      <w:r w:rsidR="0013269A">
        <w:rPr>
          <w:noProof/>
        </w:rPr>
        <w:lastRenderedPageBreak/>
        <mc:AlternateContent>
          <mc:Choice Requires="wps">
            <w:drawing>
              <wp:anchor distT="0" distB="0" distL="114300" distR="114300" simplePos="0" relativeHeight="251697152" behindDoc="0" locked="0" layoutInCell="1" allowOverlap="1" wp14:anchorId="51A25AD5" wp14:editId="5C838B13">
                <wp:simplePos x="0" y="0"/>
                <wp:positionH relativeFrom="column">
                  <wp:posOffset>926777</wp:posOffset>
                </wp:positionH>
                <wp:positionV relativeFrom="paragraph">
                  <wp:posOffset>5206018</wp:posOffset>
                </wp:positionV>
                <wp:extent cx="3943350"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F26339" w:rsidRPr="00AA7C2F" w:rsidRDefault="00F26339" w:rsidP="00587609">
                            <w:pPr>
                              <w:pStyle w:val="ab"/>
                              <w:jc w:val="center"/>
                              <w:rPr>
                                <w:rFonts w:ascii="Times New Roman" w:eastAsia="宋体" w:hAnsi="Times New Roman" w:cs="Times New Roman"/>
                                <w:noProof/>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12</w:t>
                            </w:r>
                            <w:r>
                              <w:fldChar w:fldCharType="end"/>
                            </w:r>
                            <w:r>
                              <w:t xml:space="preserve"> </w:t>
                            </w:r>
                            <w:r>
                              <w:t>高斯</w:t>
                            </w:r>
                            <w:r>
                              <w:rPr>
                                <w:rFonts w:hint="eastAsia"/>
                              </w:rPr>
                              <w:t>混合模型训练过程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25AD5" id="文本框 24" o:spid="_x0000_s1037" type="#_x0000_t202" style="position:absolute;left:0;text-align:left;margin-left:72.95pt;margin-top:409.9pt;width:31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" stroked="f">
                <v:textbox style="mso-fit-shape-to-text:t" inset="0,0,0,0">
                  <w:txbxContent>
                    <w:p w:rsidR="00F26339" w:rsidRPr="00AA7C2F" w:rsidRDefault="00F26339" w:rsidP="00587609">
                      <w:pPr>
                        <w:pStyle w:val="ab"/>
                        <w:jc w:val="center"/>
                        <w:rPr>
                          <w:rFonts w:ascii="Times New Roman" w:eastAsia="宋体" w:hAnsi="Times New Roman" w:cs="Times New Roman"/>
                          <w:noProof/>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12</w:t>
                      </w:r>
                      <w:r>
                        <w:fldChar w:fldCharType="end"/>
                      </w:r>
                      <w:r>
                        <w:t xml:space="preserve"> </w:t>
                      </w:r>
                      <w:r>
                        <w:t>高斯</w:t>
                      </w:r>
                      <w:r>
                        <w:rPr>
                          <w:rFonts w:hint="eastAsia"/>
                        </w:rPr>
                        <w:t>混合模型训练过程</w:t>
                      </w:r>
                    </w:p>
                  </w:txbxContent>
                </v:textbox>
                <w10:wrap type="topAndBottom"/>
              </v:shape>
            </w:pict>
          </mc:Fallback>
        </mc:AlternateContent>
      </w:r>
      <w:r w:rsidR="0013269A">
        <w:rPr>
          <w:rFonts w:hint="eastAsia"/>
          <w:noProof/>
        </w:rPr>
        <w:drawing>
          <wp:anchor distT="0" distB="0" distL="114300" distR="114300" simplePos="0" relativeHeight="251695104" behindDoc="0" locked="0" layoutInCell="1" allowOverlap="1">
            <wp:simplePos x="0" y="0"/>
            <wp:positionH relativeFrom="column">
              <wp:posOffset>806006</wp:posOffset>
            </wp:positionH>
            <wp:positionV relativeFrom="paragraph">
              <wp:posOffset>449460</wp:posOffset>
            </wp:positionV>
            <wp:extent cx="3943350" cy="463238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12.png"/>
                    <pic:cNvPicPr/>
                  </pic:nvPicPr>
                  <pic:blipFill>
                    <a:blip r:embed="rId39">
                      <a:extLst>
                        <a:ext uri="{28A0092B-C50C-407E-A947-70E740481C1C}">
                          <a14:useLocalDpi xmlns:a14="http://schemas.microsoft.com/office/drawing/2010/main" val="0"/>
                        </a:ext>
                      </a:extLst>
                    </a:blip>
                    <a:stretch>
                      <a:fillRect/>
                    </a:stretch>
                  </pic:blipFill>
                  <pic:spPr>
                    <a:xfrm>
                      <a:off x="0" y="0"/>
                      <a:ext cx="3943350" cy="463238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期望</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，然后用</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代替</w:t>
      </w:r>
      <w:r w:rsidR="003C59A5">
        <w:rPr>
          <w:rFonts w:hint="eastAsia"/>
          <w:sz w:val="24"/>
        </w:rPr>
        <w:t>Y</w:t>
      </w:r>
      <w:r w:rsidR="003C59A5">
        <w:rPr>
          <w:rFonts w:hint="eastAsia"/>
          <w:sz w:val="24"/>
        </w:rPr>
        <w:t>求出新的模型参数</w:t>
      </w:r>
      <m:oMath>
        <m:r>
          <w:rPr>
            <w:rFonts w:ascii="Cambria Math" w:hAnsi="Cambria Math"/>
          </w:rPr>
          <m:t>θ</m:t>
        </m:r>
      </m:oMath>
      <w:r w:rsidR="003C59A5">
        <w:rPr>
          <w:rFonts w:hint="eastAsia"/>
        </w:rPr>
        <w:t>，如此迭代直到</w:t>
      </w:r>
      <m:oMath>
        <m:r>
          <w:rPr>
            <w:rFonts w:ascii="Cambria Math" w:hAnsi="Cambria Math"/>
          </w:rPr>
          <m:t>θ</m:t>
        </m:r>
      </m:oMath>
      <w:r w:rsidR="003C59A5">
        <w:rPr>
          <w:rFonts w:hint="eastAsia"/>
        </w:rPr>
        <w:t>趋于稳定。</w:t>
      </w:r>
    </w:p>
    <w:p w:rsidR="0030455B" w:rsidRDefault="0030455B" w:rsidP="0030455B">
      <w:pPr>
        <w:pStyle w:val="a3"/>
        <w:numPr>
          <w:ilvl w:val="0"/>
          <w:numId w:val="12"/>
        </w:numPr>
        <w:spacing w:line="360" w:lineRule="auto"/>
        <w:ind w:firstLineChars="0"/>
        <w:rPr>
          <w:sz w:val="24"/>
        </w:rPr>
      </w:pPr>
      <w:r>
        <w:rPr>
          <w:rFonts w:hint="eastAsia"/>
          <w:sz w:val="24"/>
        </w:rPr>
        <w:t>E-</w:t>
      </w:r>
      <w:r>
        <w:rPr>
          <w:sz w:val="24"/>
        </w:rPr>
        <w:t>S</w:t>
      </w:r>
      <w:r>
        <w:rPr>
          <w:rFonts w:hint="eastAsia"/>
          <w:sz w:val="24"/>
        </w:rPr>
        <w:t>tep</w:t>
      </w:r>
      <w:r>
        <w:rPr>
          <w:rFonts w:hint="eastAsia"/>
          <w:sz w:val="24"/>
        </w:rPr>
        <w:t>：</w:t>
      </w:r>
      <w:r w:rsidR="00CE4882">
        <w:rPr>
          <w:rFonts w:hint="eastAsia"/>
          <w:sz w:val="24"/>
        </w:rPr>
        <w:t>假设模型参数已知的情况下隐含变量</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的期望，亦即</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的概率。在</w:t>
      </w:r>
      <w:r w:rsidR="00CE4882">
        <w:rPr>
          <w:rFonts w:hint="eastAsia"/>
          <w:sz w:val="24"/>
        </w:rPr>
        <w:t>G</w:t>
      </w:r>
      <w:r w:rsidR="00CE4882">
        <w:rPr>
          <w:sz w:val="24"/>
        </w:rPr>
        <w:t>MM</w:t>
      </w:r>
      <w:r w:rsidR="00CE4882">
        <w:rPr>
          <w:rFonts w:hint="eastAsia"/>
          <w:sz w:val="24"/>
        </w:rPr>
        <w:t>中求数据点由各个</w:t>
      </w:r>
      <w:r w:rsidR="00CE4882">
        <w:rPr>
          <w:rFonts w:hint="eastAsia"/>
          <w:sz w:val="24"/>
        </w:rPr>
        <w:t>component</w:t>
      </w:r>
      <w:r w:rsidR="00CE4882">
        <w:rPr>
          <w:rFonts w:hint="eastAsia"/>
          <w:sz w:val="24"/>
        </w:rPr>
        <w:t>生成的概率。</w:t>
      </w:r>
    </w:p>
    <w:p w:rsidR="00933A9A" w:rsidRDefault="001A79D6" w:rsidP="00933A9A">
      <w:pPr>
        <w:pStyle w:val="a3"/>
        <w:spacing w:line="360" w:lineRule="auto"/>
        <w:ind w:left="900" w:firstLineChars="0" w:firstLine="0"/>
        <w:rPr>
          <w:sz w:val="24"/>
        </w:rPr>
      </w:pP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k</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;a,μ,∑</m:t>
            </m:r>
          </m:e>
        </m:d>
      </m:oMath>
      <w:r w:rsidR="004E6864">
        <w:rPr>
          <w:sz w:val="24"/>
        </w:rPr>
        <w:tab/>
      </w:r>
      <w:r w:rsidR="004E6864">
        <w:rPr>
          <w:sz w:val="24"/>
        </w:rPr>
        <w:tab/>
      </w:r>
      <w:r w:rsidR="004E6864">
        <w:rPr>
          <w:sz w:val="24"/>
        </w:rPr>
        <w:tab/>
      </w:r>
      <w:r w:rsidR="004E6864">
        <w:rPr>
          <w:sz w:val="24"/>
        </w:rPr>
        <w:tab/>
      </w:r>
      <w:r w:rsidR="004E6864">
        <w:rPr>
          <w:sz w:val="24"/>
        </w:rPr>
        <w:tab/>
      </w:r>
      <w:r w:rsidR="00E625B4">
        <w:rPr>
          <w:sz w:val="24"/>
        </w:rPr>
        <w:tab/>
      </w:r>
      <w:r w:rsidR="00E625B4">
        <w:rPr>
          <w:sz w:val="24"/>
        </w:rPr>
        <w:tab/>
      </w:r>
      <w:r w:rsidR="00E625B4">
        <w:rPr>
          <w:sz w:val="24"/>
        </w:rPr>
        <w:tab/>
      </w:r>
      <w:r w:rsidR="00E625B4">
        <w:rPr>
          <w:sz w:val="24"/>
        </w:rPr>
        <w:tab/>
      </w:r>
      <w:r w:rsidR="00E625B4">
        <w:rPr>
          <w:sz w:val="24"/>
        </w:rPr>
        <w:tab/>
      </w:r>
      <w:r w:rsidR="008F4A6A">
        <w:rPr>
          <w:rFonts w:hint="eastAsia"/>
        </w:rPr>
        <w:t>（</w:t>
      </w:r>
      <w:r w:rsidR="008F4A6A">
        <w:t>4</w:t>
      </w:r>
      <w:r w:rsidR="008F4A6A">
        <w:rPr>
          <w:rFonts w:hint="eastAsia"/>
        </w:rPr>
        <w:t>-</w:t>
      </w:r>
      <w:r w:rsidR="008F4A6A">
        <w:t>8</w:t>
      </w:r>
      <w:r w:rsidR="008F4A6A">
        <w:rPr>
          <w:rFonts w:hint="eastAsia"/>
        </w:rPr>
        <w:t>）</w:t>
      </w:r>
    </w:p>
    <w:p w:rsidR="00C434DA" w:rsidRDefault="00C434DA" w:rsidP="00933A9A">
      <w:pPr>
        <w:pStyle w:val="a3"/>
        <w:spacing w:line="360" w:lineRule="auto"/>
        <w:ind w:left="900" w:firstLineChars="0" w:firstLine="0"/>
        <w:rPr>
          <w:sz w:val="24"/>
        </w:rPr>
      </w:pPr>
      <w:r>
        <w:rPr>
          <w:rFonts w:hint="eastAsia"/>
          <w:sz w:val="24"/>
        </w:rPr>
        <w:t>权值因子</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k</m:t>
            </m:r>
          </m:sub>
        </m:sSub>
      </m:oMath>
      <w:r>
        <w:rPr>
          <w:rFonts w:hint="eastAsia"/>
          <w:sz w:val="24"/>
        </w:rPr>
        <w:t>表示在训练集中数据点属于类别</w:t>
      </w:r>
      <m:oMath>
        <m:sSub>
          <m:sSubPr>
            <m:ctrlPr>
              <w:rPr>
                <w:rFonts w:ascii="Cambria Math" w:hAnsi="Cambria Math"/>
                <w:sz w:val="24"/>
              </w:rPr>
            </m:ctrlPr>
          </m:sSubPr>
          <m:e>
            <m:r>
              <w:rPr>
                <w:rFonts w:ascii="Cambria Math" w:hAnsi="Cambria Math"/>
                <w:sz w:val="24"/>
              </w:rPr>
              <m:t>Z</m:t>
            </m:r>
          </m:e>
          <m:sub>
            <m:r>
              <w:rPr>
                <w:rFonts w:ascii="Cambria Math" w:hAnsi="Cambria Math" w:hint="eastAsia"/>
                <w:sz w:val="24"/>
              </w:rPr>
              <m:t>k</m:t>
            </m:r>
          </m:sub>
        </m:sSub>
      </m:oMath>
      <w:r>
        <w:rPr>
          <w:rFonts w:hint="eastAsia"/>
          <w:sz w:val="24"/>
        </w:rPr>
        <w:t>的频率，在</w:t>
      </w:r>
      <w:r>
        <w:rPr>
          <w:rFonts w:hint="eastAsia"/>
          <w:sz w:val="24"/>
        </w:rPr>
        <w:t>G</w:t>
      </w:r>
      <w:r>
        <w:rPr>
          <w:sz w:val="24"/>
        </w:rPr>
        <w:t>MM</w:t>
      </w:r>
      <w:r>
        <w:rPr>
          <w:rFonts w:hint="eastAsia"/>
          <w:sz w:val="24"/>
        </w:rPr>
        <w:t>中它就是</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k</m:t>
            </m:r>
          </m:sub>
        </m:sSub>
      </m:oMath>
      <w:r w:rsidR="002A0E4C">
        <w:rPr>
          <w:rFonts w:hint="eastAsia"/>
          <w:sz w:val="24"/>
        </w:rPr>
        <w:t>。</w:t>
      </w:r>
    </w:p>
    <w:p w:rsidR="008A68DE" w:rsidRDefault="00865AD7" w:rsidP="00933A9A">
      <w:pPr>
        <w:pStyle w:val="a3"/>
        <w:spacing w:line="360" w:lineRule="auto"/>
        <w:ind w:left="900" w:firstLineChars="0" w:firstLine="0"/>
        <w:rPr>
          <w:sz w:val="24"/>
        </w:rPr>
      </w:pP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num>
          <m:den>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e>
            </m:nary>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j</m:t>
                    </m:r>
                  </m:sub>
                </m:sSub>
              </m:e>
            </m:d>
          </m:den>
        </m:f>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w:t>
      </w:r>
      <w:r>
        <w:t>4</w:t>
      </w:r>
      <w:r>
        <w:rPr>
          <w:rFonts w:hint="eastAsia"/>
        </w:rPr>
        <w:t>-</w:t>
      </w:r>
      <w:r>
        <w:t>9</w:t>
      </w:r>
      <w:r>
        <w:rPr>
          <w:rFonts w:hint="eastAsia"/>
        </w:rPr>
        <w:t>）</w:t>
      </w:r>
    </w:p>
    <w:p w:rsidR="0030455B" w:rsidRDefault="0030455B" w:rsidP="0030455B">
      <w:pPr>
        <w:pStyle w:val="a3"/>
        <w:numPr>
          <w:ilvl w:val="0"/>
          <w:numId w:val="12"/>
        </w:numPr>
        <w:spacing w:line="360" w:lineRule="auto"/>
        <w:ind w:firstLineChars="0"/>
        <w:rPr>
          <w:sz w:val="24"/>
        </w:rPr>
      </w:pPr>
      <w:r>
        <w:rPr>
          <w:sz w:val="24"/>
        </w:rPr>
        <w:t>M</w:t>
      </w:r>
      <w:r>
        <w:rPr>
          <w:rFonts w:hint="eastAsia"/>
          <w:sz w:val="24"/>
        </w:rPr>
        <w:t>-</w:t>
      </w:r>
      <w:r>
        <w:rPr>
          <w:sz w:val="24"/>
        </w:rPr>
        <w:t>S</w:t>
      </w:r>
      <w:r>
        <w:rPr>
          <w:rFonts w:hint="eastAsia"/>
          <w:sz w:val="24"/>
        </w:rPr>
        <w:t>tep</w:t>
      </w:r>
      <w:r>
        <w:rPr>
          <w:rFonts w:hint="eastAsia"/>
          <w:sz w:val="24"/>
        </w:rPr>
        <w:t>：</w:t>
      </w:r>
      <w:r w:rsidR="00933A9A">
        <w:rPr>
          <w:rFonts w:hint="eastAsia"/>
          <w:sz w:val="24"/>
        </w:rPr>
        <w:t>用最大似然的方法求出模型参数，认为</w:t>
      </w: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oMath>
      <w:r w:rsidR="00933A9A">
        <w:rPr>
          <w:rFonts w:hint="eastAsia"/>
          <w:sz w:val="24"/>
        </w:rPr>
        <w:t>就是数据点</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00E6516F">
        <w:rPr>
          <w:rFonts w:hint="eastAsia"/>
          <w:sz w:val="24"/>
        </w:rPr>
        <w:t>由</w:t>
      </w:r>
      <w:r w:rsidR="00E6516F">
        <w:rPr>
          <w:rFonts w:hint="eastAsia"/>
          <w:sz w:val="24"/>
        </w:rPr>
        <w:t>component</w:t>
      </w:r>
      <w:r w:rsidR="00E6516F">
        <w:rPr>
          <w:sz w:val="24"/>
        </w:rPr>
        <w:t xml:space="preserve"> </w:t>
      </w:r>
      <w:r w:rsidR="00E6516F">
        <w:rPr>
          <w:rFonts w:hint="eastAsia"/>
          <w:sz w:val="24"/>
        </w:rPr>
        <w:t>k</w:t>
      </w:r>
      <w:r w:rsidR="00933A9A">
        <w:rPr>
          <w:rFonts w:hint="eastAsia"/>
          <w:sz w:val="24"/>
        </w:rPr>
        <w:t>生成的概率。</w:t>
      </w:r>
    </w:p>
    <w:p w:rsidR="006216F4" w:rsidRDefault="007B3BB1"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N</m:t>
            </m:r>
          </m:e>
          <m:sub>
            <m:r>
              <w:rPr>
                <w:rFonts w:ascii="Cambria Math" w:hAnsi="Cambria Math" w:hint="eastAsia"/>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e>
        </m:nary>
      </m:oMath>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rFonts w:hint="eastAsia"/>
        </w:rPr>
        <w:t>（</w:t>
      </w:r>
      <w:r w:rsidR="00763046">
        <w:t>4</w:t>
      </w:r>
      <w:r w:rsidR="00763046">
        <w:rPr>
          <w:rFonts w:hint="eastAsia"/>
        </w:rPr>
        <w:t>-</w:t>
      </w:r>
      <w:r w:rsidR="00763046">
        <w:t>10</w:t>
      </w:r>
      <w:r w:rsidR="00763046">
        <w:rPr>
          <w:rFonts w:hint="eastAsia"/>
        </w:rPr>
        <w:t>）</w:t>
      </w:r>
    </w:p>
    <w:p w:rsidR="00786F60" w:rsidRDefault="007B3BB1"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oMath>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rFonts w:hint="eastAsia"/>
        </w:rPr>
        <w:t>（</w:t>
      </w:r>
      <w:r w:rsidR="00403C1E">
        <w:t>4</w:t>
      </w:r>
      <w:r w:rsidR="00403C1E">
        <w:rPr>
          <w:rFonts w:hint="eastAsia"/>
        </w:rPr>
        <w:t>-</w:t>
      </w:r>
      <w:r w:rsidR="00403C1E">
        <w:t>11</w:t>
      </w:r>
      <w:r w:rsidR="00403C1E">
        <w:rPr>
          <w:rFonts w:hint="eastAsia"/>
        </w:rPr>
        <w:t>）</w:t>
      </w:r>
    </w:p>
    <w:p w:rsidR="00211507" w:rsidRDefault="007B3BB1"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nary>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sup>
            <m:r>
              <w:rPr>
                <w:rFonts w:ascii="Cambria Math" w:hAnsi="Cambria Math"/>
                <w:sz w:val="24"/>
              </w:rPr>
              <m:t>T</m:t>
            </m:r>
          </m:sup>
        </m:sSup>
      </m:oMath>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rFonts w:hint="eastAsia"/>
        </w:rPr>
        <w:t>（</w:t>
      </w:r>
      <w:r w:rsidR="00442775">
        <w:t>4</w:t>
      </w:r>
      <w:r w:rsidR="00442775">
        <w:rPr>
          <w:rFonts w:hint="eastAsia"/>
        </w:rPr>
        <w:t>-</w:t>
      </w:r>
      <w:r w:rsidR="00442775">
        <w:t>1</w:t>
      </w:r>
      <w:r w:rsidR="00442775">
        <w:rPr>
          <w:rFonts w:hint="eastAsia"/>
        </w:rPr>
        <w:t>2</w:t>
      </w:r>
      <w:r w:rsidR="00442775">
        <w:rPr>
          <w:rFonts w:hint="eastAsia"/>
        </w:rPr>
        <w:t>）</w:t>
      </w:r>
    </w:p>
    <w:p w:rsidR="00103F69" w:rsidRPr="00103F69" w:rsidRDefault="007B3BB1" w:rsidP="00103F69">
      <w:pPr>
        <w:pStyle w:val="a3"/>
        <w:spacing w:line="360" w:lineRule="auto"/>
        <w:ind w:left="900" w:firstLineChars="0" w:firstLine="0"/>
      </w:pPr>
      <m:oMath>
        <m:sSub>
          <m:sSubPr>
            <m:ctrlPr>
              <w:rPr>
                <w:rFonts w:ascii="Cambria Math" w:hAnsi="Cambria Math"/>
                <w:i/>
                <w:sz w:val="24"/>
              </w:rPr>
            </m:ctrlPr>
          </m:sSubPr>
          <m:e>
            <m:r>
              <w:rPr>
                <w:rFonts w:ascii="Cambria Math" w:hAnsi="Cambria Math" w:hint="eastAsia"/>
                <w:sz w:val="24"/>
              </w:rPr>
              <m:t>a</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num>
          <m:den>
            <m:r>
              <w:rPr>
                <w:rFonts w:ascii="Cambria Math" w:hAnsi="Cambria Math"/>
                <w:sz w:val="24"/>
              </w:rPr>
              <m:t>N</m:t>
            </m:r>
          </m:den>
        </m:f>
      </m:oMath>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rFonts w:hint="eastAsia"/>
        </w:rPr>
        <w:t>（</w:t>
      </w:r>
      <w:r w:rsidR="00DE04CE">
        <w:t>4</w:t>
      </w:r>
      <w:r w:rsidR="00DE04CE">
        <w:rPr>
          <w:rFonts w:hint="eastAsia"/>
        </w:rPr>
        <w:t>-</w:t>
      </w:r>
      <w:r w:rsidR="00DE04CE">
        <w:t>13</w:t>
      </w:r>
      <w:r w:rsidR="00DE04CE">
        <w:rPr>
          <w:rFonts w:hint="eastAsia"/>
        </w:rPr>
        <w:t>）</w:t>
      </w:r>
    </w:p>
    <w:p w:rsidR="00A67469" w:rsidRDefault="00A67469" w:rsidP="00005865">
      <w:pPr>
        <w:spacing w:line="360" w:lineRule="auto"/>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52" w:name="_Toc490471949"/>
      <w:r w:rsidRPr="00152A6F">
        <w:rPr>
          <w:rFonts w:asciiTheme="minorEastAsia" w:eastAsiaTheme="minorEastAsia" w:hAnsiTheme="minorEastAsia" w:hint="eastAsia"/>
          <w:b/>
          <w:color w:val="000000"/>
          <w:sz w:val="32"/>
          <w:szCs w:val="32"/>
        </w:rPr>
        <w:lastRenderedPageBreak/>
        <w:t>声纹识别方法</w:t>
      </w:r>
      <w:bookmarkEnd w:id="52"/>
    </w:p>
    <w:p w:rsidR="00274074" w:rsidRDefault="00DC7EE7" w:rsidP="007146BC">
      <w:pPr>
        <w:spacing w:line="360" w:lineRule="auto"/>
        <w:ind w:firstLineChars="200" w:firstLine="480"/>
        <w:rPr>
          <w:sz w:val="24"/>
        </w:rPr>
      </w:pPr>
      <w:r w:rsidRPr="00994F4B">
        <w:rPr>
          <w:rFonts w:hint="eastAsia"/>
          <w:sz w:val="24"/>
        </w:rPr>
        <w:t>对于一个声纹识别系统，假设整个系统共有</w:t>
      </w:r>
      <w:r w:rsidRPr="00994F4B">
        <w:rPr>
          <w:rFonts w:hint="eastAsia"/>
          <w:sz w:val="24"/>
        </w:rPr>
        <w:t>N</w:t>
      </w:r>
      <w:r w:rsidRPr="00994F4B">
        <w:rPr>
          <w:rFonts w:hint="eastAsia"/>
          <w:sz w:val="24"/>
        </w:rPr>
        <w:t>个说话人，其对应的</w:t>
      </w:r>
      <w:r w:rsidRPr="00994F4B">
        <w:rPr>
          <w:rFonts w:hint="eastAsia"/>
          <w:sz w:val="24"/>
        </w:rPr>
        <w:t>M</w:t>
      </w:r>
      <w:r w:rsidRPr="00994F4B">
        <w:rPr>
          <w:rFonts w:hint="eastAsia"/>
          <w:sz w:val="24"/>
        </w:rPr>
        <w:t>阶的高斯混合模型参数分别为：</w:t>
      </w:r>
      <m:oMath>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1</m:t>
            </m:r>
          </m:sub>
        </m:sSub>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oMath>
      <w:r w:rsidR="00D85241">
        <w:rPr>
          <w:rFonts w:hint="eastAsia"/>
          <w:sz w:val="24"/>
        </w:rPr>
        <w:t>。在辨识阶段，给定一个待识别的语音样本的特征矢量序列</w:t>
      </w:r>
      <m:oMath>
        <m:r>
          <m:rPr>
            <m:sty m:val="p"/>
          </m:rPr>
          <w:rPr>
            <w:rFonts w:ascii="Cambria Math" w:hAnsi="Cambria Math"/>
            <w:sz w:val="24"/>
          </w:rPr>
          <m:t>X=</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e>
        </m:d>
      </m:oMath>
      <w:r w:rsidR="00D85241">
        <w:rPr>
          <w:rFonts w:hint="eastAsia"/>
          <w:sz w:val="24"/>
        </w:rPr>
        <w:t>，</w:t>
      </w:r>
      <w:r w:rsidR="00274074">
        <w:rPr>
          <w:rFonts w:hint="eastAsia"/>
          <w:sz w:val="24"/>
        </w:rPr>
        <w:t>分别定义如下几个函数：</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sidR="00274074" w:rsidRPr="001B6684">
        <w:rPr>
          <w:rFonts w:hint="eastAsia"/>
          <w:sz w:val="24"/>
        </w:rPr>
        <w:t>。</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Pr>
          <w:rFonts w:hint="eastAsia"/>
          <w:sz w:val="24"/>
        </w:rPr>
        <w:t>为第</w:t>
      </w:r>
      <w:r>
        <w:rPr>
          <w:rFonts w:hint="eastAsia"/>
          <w:sz w:val="24"/>
        </w:rPr>
        <w:t>n</w:t>
      </w:r>
      <w:r>
        <w:rPr>
          <w:rFonts w:hint="eastAsia"/>
          <w:sz w:val="24"/>
        </w:rPr>
        <w:t>个人的先验概率</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Pr>
          <w:rFonts w:hint="eastAsia"/>
          <w:sz w:val="24"/>
        </w:rPr>
        <w:t>为所有人的特征矢量集的概率密度</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Pr>
          <w:rFonts w:hint="eastAsia"/>
          <w:sz w:val="24"/>
        </w:rPr>
        <w:t>为第</w:t>
      </w:r>
      <w:r>
        <w:rPr>
          <w:rFonts w:hint="eastAsia"/>
          <w:sz w:val="24"/>
        </w:rPr>
        <w:t>n</w:t>
      </w:r>
      <w:r>
        <w:rPr>
          <w:rFonts w:hint="eastAsia"/>
          <w:sz w:val="24"/>
        </w:rPr>
        <w:t>个人的特征矢量集的概率密度</w:t>
      </w:r>
    </w:p>
    <w:p w:rsidR="001B6684" w:rsidRP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Pr>
          <w:rFonts w:hint="eastAsia"/>
          <w:sz w:val="24"/>
        </w:rPr>
        <w:t>为后验概率，表示在特征矢量集为</w:t>
      </w:r>
      <w:r>
        <w:rPr>
          <w:rFonts w:hint="eastAsia"/>
          <w:sz w:val="24"/>
        </w:rPr>
        <w:t>x</w:t>
      </w:r>
      <w:r>
        <w:rPr>
          <w:rFonts w:hint="eastAsia"/>
          <w:sz w:val="24"/>
        </w:rPr>
        <w:t>的条件下，确定说话人为第</w:t>
      </w:r>
      <w:r>
        <w:rPr>
          <w:rFonts w:hint="eastAsia"/>
          <w:sz w:val="24"/>
        </w:rPr>
        <w:t>n</w:t>
      </w:r>
      <w:r>
        <w:rPr>
          <w:rFonts w:hint="eastAsia"/>
          <w:sz w:val="24"/>
        </w:rPr>
        <w:t>个人的概率。</w:t>
      </w:r>
    </w:p>
    <w:p w:rsidR="00F82AF1" w:rsidRDefault="00D85241" w:rsidP="007146BC">
      <w:pPr>
        <w:spacing w:line="360" w:lineRule="auto"/>
        <w:ind w:firstLineChars="200" w:firstLine="480"/>
        <w:rPr>
          <w:sz w:val="24"/>
        </w:rPr>
      </w:pPr>
      <w:r>
        <w:rPr>
          <w:rFonts w:hint="eastAsia"/>
          <w:sz w:val="24"/>
        </w:rPr>
        <w:t>则这段语音属于第</w:t>
      </w:r>
      <w:r>
        <w:rPr>
          <w:rFonts w:hint="eastAsia"/>
          <w:sz w:val="24"/>
        </w:rPr>
        <w:t>n</w:t>
      </w:r>
      <w:r>
        <w:rPr>
          <w:rFonts w:hint="eastAsia"/>
          <w:sz w:val="24"/>
        </w:rPr>
        <w:t>个说话人的最大后验概率为：</w:t>
      </w:r>
    </w:p>
    <w:p w:rsidR="00996F34" w:rsidRDefault="00492B47" w:rsidP="007146BC">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r>
              <m:rPr>
                <m:sty m:val="p"/>
              </m:rPr>
              <w:rPr>
                <w:rFonts w:ascii="Cambria Math" w:hAnsi="Cambria Math"/>
                <w:sz w:val="24"/>
              </w:rPr>
              <m:t>|</m:t>
            </m:r>
            <m:r>
              <w:rPr>
                <w:rFonts w:ascii="Cambria Math" w:hAnsi="Cambria Math"/>
                <w:sz w:val="24"/>
              </w:rPr>
              <m:t>x</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r>
              <w:rPr>
                <w:rFonts w:ascii="Cambria Math" w:hAnsi="Cambria Math"/>
                <w:sz w:val="24"/>
              </w:rPr>
              <m:t>P</m:t>
            </m:r>
            <m:d>
              <m:dPr>
                <m:ctrlPr>
                  <w:rPr>
                    <w:rFonts w:ascii="Cambria Math" w:hAnsi="Cambria Math"/>
                    <w:sz w:val="24"/>
                  </w:rPr>
                </m:ctrlPr>
              </m:dPr>
              <m:e>
                <m:r>
                  <w:rPr>
                    <w:rFonts w:ascii="Cambria Math" w:hAnsi="Cambria Math"/>
                    <w:sz w:val="24"/>
                  </w:rPr>
                  <m:t>x</m:t>
                </m:r>
              </m:e>
            </m:d>
          </m:den>
        </m:f>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nary>
              <m:naryPr>
                <m:chr m:val="∑"/>
                <m:limLoc m:val="undOvr"/>
                <m:ctrlPr>
                  <w:rPr>
                    <w:rFonts w:ascii="Cambria Math" w:hAnsi="Cambria Math"/>
                    <w:sz w:val="24"/>
                  </w:rPr>
                </m:ctrlPr>
              </m:naryPr>
              <m:sub>
                <m:r>
                  <w:rPr>
                    <w:rFonts w:ascii="Cambria Math" w:hAnsi="Cambria Math"/>
                    <w:sz w:val="24"/>
                  </w:rPr>
                  <m:t>m</m:t>
                </m:r>
                <m:r>
                  <m:rPr>
                    <m:sty m:val="p"/>
                  </m:rPr>
                  <w:rPr>
                    <w:rFonts w:ascii="Cambria Math" w:hAnsi="Cambria Math"/>
                    <w:sz w:val="24"/>
                  </w:rPr>
                  <m:t>=1</m:t>
                </m:r>
              </m:sub>
              <m:sup>
                <m:r>
                  <w:rPr>
                    <w:rFonts w:ascii="Cambria Math" w:hAnsi="Cambria Math"/>
                    <w:sz w:val="24"/>
                  </w:rPr>
                  <m:t>N</m:t>
                </m:r>
              </m:sup>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e>
            </m:nary>
          </m:den>
        </m:f>
      </m:oMath>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sidRPr="0082687E">
        <w:rPr>
          <w:rFonts w:hint="eastAsia"/>
          <w:sz w:val="24"/>
        </w:rPr>
        <w:t>（</w:t>
      </w:r>
      <w:r w:rsidR="006779C4" w:rsidRPr="0082687E">
        <w:rPr>
          <w:sz w:val="24"/>
        </w:rPr>
        <w:t>5</w:t>
      </w:r>
      <w:r w:rsidR="006779C4" w:rsidRPr="0082687E">
        <w:rPr>
          <w:rFonts w:hint="eastAsia"/>
          <w:sz w:val="24"/>
        </w:rPr>
        <w:t>-</w:t>
      </w:r>
      <w:r w:rsidR="006779C4" w:rsidRPr="0082687E">
        <w:rPr>
          <w:sz w:val="24"/>
        </w:rPr>
        <w:t>1</w:t>
      </w:r>
      <w:r w:rsidR="006779C4" w:rsidRPr="0082687E">
        <w:rPr>
          <w:rFonts w:hint="eastAsia"/>
          <w:sz w:val="24"/>
        </w:rPr>
        <w:t>）</w:t>
      </w:r>
    </w:p>
    <w:p w:rsidR="00291C87" w:rsidRDefault="00291C87" w:rsidP="007146BC">
      <w:pPr>
        <w:spacing w:line="360" w:lineRule="auto"/>
        <w:ind w:firstLineChars="200" w:firstLine="480"/>
        <w:rPr>
          <w:sz w:val="24"/>
        </w:rPr>
      </w:pPr>
      <w:r>
        <w:rPr>
          <w:rFonts w:hint="eastAsia"/>
          <w:sz w:val="24"/>
        </w:rPr>
        <w:t>识别结果</w:t>
      </w: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oMath>
      <w:r>
        <w:rPr>
          <w:rFonts w:hint="eastAsia"/>
          <w:sz w:val="24"/>
        </w:rPr>
        <w:t>可以由最大后验概率给出，即</w:t>
      </w:r>
    </w:p>
    <w:p w:rsidR="00291C87" w:rsidRDefault="007B3BB1" w:rsidP="007146BC">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r>
                  <m:rPr>
                    <m:sty m:val="p"/>
                  </m:rPr>
                  <w:rPr>
                    <w:rFonts w:ascii="Cambria Math" w:hAnsi="Cambria Math"/>
                    <w:sz w:val="24"/>
                  </w:rPr>
                  <m:t>|</m:t>
                </m:r>
                <m:r>
                  <w:rPr>
                    <w:rFonts w:ascii="Cambria Math" w:hAnsi="Cambria Math"/>
                    <w:sz w:val="24"/>
                  </w:rPr>
                  <m:t>x</m:t>
                </m:r>
              </m:e>
            </m:d>
          </m:e>
        </m:d>
      </m:oMath>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sidRPr="0082687E">
        <w:rPr>
          <w:rFonts w:hint="eastAsia"/>
          <w:sz w:val="24"/>
        </w:rPr>
        <w:t>（</w:t>
      </w:r>
      <w:r w:rsidR="00291C87" w:rsidRPr="0082687E">
        <w:rPr>
          <w:sz w:val="24"/>
        </w:rPr>
        <w:t>5</w:t>
      </w:r>
      <w:r w:rsidR="00291C87" w:rsidRPr="0082687E">
        <w:rPr>
          <w:rFonts w:hint="eastAsia"/>
          <w:sz w:val="24"/>
        </w:rPr>
        <w:t>-</w:t>
      </w:r>
      <w:r w:rsidR="00291C87" w:rsidRPr="0082687E">
        <w:rPr>
          <w:sz w:val="24"/>
        </w:rPr>
        <w:t>2</w:t>
      </w:r>
      <w:r w:rsidR="00291C87" w:rsidRPr="0082687E">
        <w:rPr>
          <w:rFonts w:hint="eastAsia"/>
          <w:sz w:val="24"/>
        </w:rPr>
        <w:t>）</w:t>
      </w:r>
    </w:p>
    <w:p w:rsidR="00291C87" w:rsidRDefault="006D6DD9" w:rsidP="006D6DD9">
      <w:pPr>
        <w:spacing w:line="360" w:lineRule="auto"/>
        <w:ind w:firstLineChars="200" w:firstLine="480"/>
        <w:rPr>
          <w:sz w:val="24"/>
        </w:rPr>
      </w:pPr>
      <w:r>
        <w:rPr>
          <w:rFonts w:hint="eastAsia"/>
          <w:sz w:val="24"/>
        </w:rPr>
        <w:t>假定该语音信号出自封闭集合，则每个人的先验概率相同，则：</w:t>
      </w:r>
    </w:p>
    <w:p w:rsidR="006D6DD9" w:rsidRDefault="006D6DD9" w:rsidP="006D6DD9">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oMath>
      <w:r>
        <w:rPr>
          <w:sz w:val="24"/>
        </w:rPr>
        <w:tab/>
      </w:r>
      <m:oMath>
        <m:r>
          <m:rPr>
            <m:sty m:val="p"/>
          </m:rPr>
          <w:rPr>
            <w:rFonts w:ascii="Cambria Math" w:hAnsi="Cambria Math"/>
            <w:sz w:val="24"/>
          </w:rPr>
          <m:t>1≤n≤N</m:t>
        </m:r>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rFonts w:hint="eastAsia"/>
          <w:sz w:val="24"/>
        </w:rPr>
        <w:t>3</w:t>
      </w:r>
      <w:r w:rsidRPr="0082687E">
        <w:rPr>
          <w:rFonts w:hint="eastAsia"/>
          <w:sz w:val="24"/>
        </w:rPr>
        <w:t>）</w:t>
      </w:r>
    </w:p>
    <w:p w:rsidR="006D6DD9" w:rsidRDefault="005A4341" w:rsidP="006D6DD9">
      <w:pPr>
        <w:spacing w:line="360" w:lineRule="auto"/>
        <w:ind w:firstLineChars="200" w:firstLine="480"/>
        <w:rPr>
          <w:sz w:val="24"/>
        </w:rPr>
      </w:pPr>
      <w:r>
        <w:rPr>
          <w:rFonts w:hint="eastAsia"/>
          <w:sz w:val="24"/>
        </w:rPr>
        <w:t>即识别结果等价为：</w:t>
      </w:r>
    </w:p>
    <w:p w:rsidR="005A4341" w:rsidRDefault="007B3BB1" w:rsidP="005A434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e>
            </m:d>
          </m:e>
        </m:d>
      </m:oMath>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sidRPr="0082687E">
        <w:rPr>
          <w:rFonts w:hint="eastAsia"/>
          <w:sz w:val="24"/>
        </w:rPr>
        <w:t>（</w:t>
      </w:r>
      <w:r w:rsidR="005A4341" w:rsidRPr="0082687E">
        <w:rPr>
          <w:sz w:val="24"/>
        </w:rPr>
        <w:t>5</w:t>
      </w:r>
      <w:r w:rsidR="005A4341" w:rsidRPr="0082687E">
        <w:rPr>
          <w:rFonts w:hint="eastAsia"/>
          <w:sz w:val="24"/>
        </w:rPr>
        <w:t>-</w:t>
      </w:r>
      <w:r w:rsidR="005A4341">
        <w:rPr>
          <w:rFonts w:hint="eastAsia"/>
          <w:sz w:val="24"/>
        </w:rPr>
        <w:t>4</w:t>
      </w:r>
      <w:r w:rsidR="005A4341" w:rsidRPr="0082687E">
        <w:rPr>
          <w:rFonts w:hint="eastAsia"/>
          <w:sz w:val="24"/>
        </w:rPr>
        <w:t>）</w:t>
      </w:r>
    </w:p>
    <w:p w:rsidR="005A4341" w:rsidRDefault="0040335C" w:rsidP="005A4341">
      <w:pPr>
        <w:spacing w:line="360" w:lineRule="auto"/>
        <w:ind w:firstLineChars="200" w:firstLine="480"/>
        <w:rPr>
          <w:sz w:val="24"/>
        </w:rPr>
      </w:pPr>
      <w:r>
        <w:rPr>
          <w:rFonts w:hint="eastAsia"/>
          <w:sz w:val="24"/>
        </w:rPr>
        <w:t>为了使计算更加简便，通常采用对数似然函数</w:t>
      </w:r>
    </w:p>
    <w:p w:rsidR="005A4341" w:rsidRDefault="00D83962" w:rsidP="00D83962">
      <w:pPr>
        <w:spacing w:line="360" w:lineRule="auto"/>
        <w:ind w:firstLineChars="200" w:firstLine="480"/>
        <w:rPr>
          <w:sz w:val="24"/>
        </w:rPr>
      </w:pPr>
      <m:oMath>
        <m:r>
          <m:rPr>
            <m:sty m:val="p"/>
          </m:rPr>
          <w:rPr>
            <w:rFonts w:ascii="Cambria Math" w:hAnsi="Cambria Math"/>
            <w:sz w:val="24"/>
          </w:rPr>
          <m:t>L</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rFonts w:hint="eastAsia"/>
          <w:sz w:val="24"/>
        </w:rPr>
        <w:t>5</w:t>
      </w:r>
      <w:r w:rsidRPr="0082687E">
        <w:rPr>
          <w:rFonts w:hint="eastAsia"/>
          <w:sz w:val="24"/>
        </w:rPr>
        <w:t>）</w:t>
      </w:r>
    </w:p>
    <w:p w:rsidR="00B561C8" w:rsidRDefault="00B561C8" w:rsidP="00D83962">
      <w:pPr>
        <w:spacing w:line="360" w:lineRule="auto"/>
        <w:ind w:firstLineChars="200" w:firstLine="480"/>
        <w:rPr>
          <w:sz w:val="24"/>
        </w:rPr>
      </w:pPr>
      <w:r>
        <w:rPr>
          <w:rFonts w:hint="eastAsia"/>
          <w:sz w:val="24"/>
        </w:rPr>
        <w:t>得到判决准则为：</w:t>
      </w:r>
    </w:p>
    <w:p w:rsidR="00EE3B81" w:rsidRDefault="007B3BB1" w:rsidP="00EE3B8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sidRPr="0082687E">
        <w:rPr>
          <w:rFonts w:hint="eastAsia"/>
          <w:sz w:val="24"/>
        </w:rPr>
        <w:t>（</w:t>
      </w:r>
      <w:r w:rsidR="00EE3B81" w:rsidRPr="0082687E">
        <w:rPr>
          <w:sz w:val="24"/>
        </w:rPr>
        <w:t>5</w:t>
      </w:r>
      <w:r w:rsidR="00EE3B81" w:rsidRPr="0082687E">
        <w:rPr>
          <w:rFonts w:hint="eastAsia"/>
          <w:sz w:val="24"/>
        </w:rPr>
        <w:t>-</w:t>
      </w:r>
      <w:r w:rsidR="00EE3B81">
        <w:rPr>
          <w:rFonts w:hint="eastAsia"/>
          <w:sz w:val="24"/>
        </w:rPr>
        <w:t>6</w:t>
      </w:r>
      <w:r w:rsidR="00EE3B81" w:rsidRPr="0082687E">
        <w:rPr>
          <w:rFonts w:hint="eastAsia"/>
          <w:sz w:val="24"/>
        </w:rPr>
        <w:t>）</w:t>
      </w:r>
    </w:p>
    <w:p w:rsidR="0068589C" w:rsidRPr="00994F4B" w:rsidRDefault="0068589C" w:rsidP="00EE3B81">
      <w:pPr>
        <w:spacing w:line="360" w:lineRule="auto"/>
        <w:ind w:firstLineChars="200" w:firstLine="480"/>
        <w:rPr>
          <w:sz w:val="24"/>
        </w:rPr>
      </w:pPr>
      <w:r>
        <w:rPr>
          <w:rFonts w:hint="eastAsia"/>
          <w:sz w:val="24"/>
        </w:rPr>
        <w:t>其表示在</w:t>
      </w:r>
      <w:r>
        <w:rPr>
          <w:rFonts w:hint="eastAsia"/>
          <w:sz w:val="24"/>
        </w:rPr>
        <w:t>N</w:t>
      </w:r>
      <w:r>
        <w:rPr>
          <w:rFonts w:hint="eastAsia"/>
          <w:sz w:val="24"/>
        </w:rPr>
        <w:t>个人中能使</w:t>
      </w:r>
      <m:oMath>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Pr>
          <w:rFonts w:hint="eastAsia"/>
          <w:sz w:val="24"/>
        </w:rPr>
        <w:t>最大的第</w:t>
      </w:r>
      <w:r>
        <w:rPr>
          <w:rFonts w:hint="eastAsia"/>
          <w:sz w:val="24"/>
        </w:rPr>
        <w:t>n</w:t>
      </w:r>
      <w:r>
        <w:rPr>
          <w:rFonts w:hint="eastAsia"/>
          <w:sz w:val="24"/>
        </w:rPr>
        <w:t>个人</w:t>
      </w:r>
      <w:r w:rsidR="00A10D65">
        <w:rPr>
          <w:rFonts w:hint="eastAsia"/>
          <w:sz w:val="24"/>
        </w:rPr>
        <w:t>。</w:t>
      </w:r>
    </w:p>
    <w:p w:rsidR="00B561C8" w:rsidRPr="0082687E" w:rsidRDefault="004201BA" w:rsidP="00D83962">
      <w:pPr>
        <w:spacing w:line="360" w:lineRule="auto"/>
        <w:ind w:firstLineChars="200" w:firstLine="480"/>
        <w:rPr>
          <w:sz w:val="24"/>
        </w:rPr>
      </w:pPr>
      <w:r>
        <w:rPr>
          <w:rFonts w:hint="eastAsia"/>
          <w:sz w:val="24"/>
        </w:rPr>
        <w:t>其中：</w:t>
      </w:r>
    </w:p>
    <w:p w:rsidR="00184573" w:rsidRDefault="00184573" w:rsidP="00184573">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r>
              <w:rPr>
                <w:rFonts w:ascii="Cambria Math" w:hAnsi="Cambria Math"/>
                <w:sz w:val="24"/>
              </w:rPr>
              <m:t>x|γ</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2π</m:t>
                            </m:r>
                          </m:e>
                        </m:d>
                      </m:e>
                      <m:sup>
                        <m:r>
                          <w:rPr>
                            <w:rFonts w:ascii="Cambria Math" w:hAnsi="Cambria Math"/>
                            <w:sz w:val="24"/>
                          </w:rPr>
                          <m:t>S</m:t>
                        </m:r>
                      </m:sup>
                    </m:sSup>
                    <m:d>
                      <m:dPr>
                        <m:begChr m:val="|"/>
                        <m:endChr m:val="|"/>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i</m:t>
                            </m:r>
                          </m:sub>
                        </m:sSub>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sup>
                    <m:r>
                      <w:rPr>
                        <w:rFonts w:ascii="Cambria Math" w:hAnsi="Cambria Math"/>
                        <w:sz w:val="24"/>
                      </w:rPr>
                      <m:t>T</m:t>
                    </m:r>
                  </m:sup>
                </m:sSup>
                <m:sSup>
                  <m:sSupPr>
                    <m:ctrlPr>
                      <w:rPr>
                        <w:rFonts w:ascii="Cambria Math" w:hAnsi="Cambria Math"/>
                        <w:i/>
                        <w:sz w:val="24"/>
                      </w:rPr>
                    </m:ctrlPr>
                  </m:sSup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e>
                  <m:sup>
                    <m:r>
                      <w:rPr>
                        <w:rFonts w:ascii="Cambria Math" w:hAnsi="Cambria Math"/>
                        <w:sz w:val="24"/>
                      </w:rPr>
                      <m:t>-1</m:t>
                    </m:r>
                  </m:sup>
                </m:sSup>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d>
          </m:e>
        </m:nary>
      </m:oMath>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sz w:val="24"/>
        </w:rPr>
        <w:t>7</w:t>
      </w:r>
      <w:r w:rsidRPr="0082687E">
        <w:rPr>
          <w:rFonts w:hint="eastAsia"/>
          <w:sz w:val="24"/>
        </w:rPr>
        <w:t>）</w:t>
      </w:r>
    </w:p>
    <w:p w:rsidR="001B35AE" w:rsidRDefault="007B3BB1"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oMath>
      <w:r w:rsidR="001B35AE">
        <w:rPr>
          <w:rFonts w:hint="eastAsia"/>
          <w:sz w:val="24"/>
        </w:rPr>
        <w:t>为加权系数</w:t>
      </w:r>
      <w:r w:rsidR="001B35AE">
        <w:rPr>
          <w:sz w:val="24"/>
        </w:rPr>
        <w:tab/>
      </w:r>
      <w:r w:rsidR="001B35AE">
        <w:rPr>
          <w:sz w:val="24"/>
        </w:rPr>
        <w:tab/>
      </w:r>
      <w:r w:rsidR="001B35AE">
        <w:rPr>
          <w:sz w:val="24"/>
        </w:rPr>
        <w:tab/>
      </w:r>
      <w:r w:rsidR="001B35AE">
        <w:rPr>
          <w:sz w:val="24"/>
        </w:rPr>
        <w:tab/>
        <w:t>N</w:t>
      </w:r>
      <w:r w:rsidR="001B35AE">
        <w:rPr>
          <w:rFonts w:hint="eastAsia"/>
          <w:sz w:val="24"/>
        </w:rPr>
        <w:t>为库存人数</w:t>
      </w:r>
    </w:p>
    <w:p w:rsidR="001B35AE" w:rsidRDefault="007B3BB1"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oMath>
      <w:r w:rsidR="001B35AE">
        <w:rPr>
          <w:rFonts w:hint="eastAsia"/>
          <w:sz w:val="24"/>
        </w:rPr>
        <w:t>为均值向量</w:t>
      </w:r>
      <w:r w:rsidR="001B35AE">
        <w:rPr>
          <w:sz w:val="24"/>
        </w:rPr>
        <w:tab/>
      </w:r>
      <w:r w:rsidR="001B35AE">
        <w:rPr>
          <w:sz w:val="24"/>
        </w:rPr>
        <w:tab/>
      </w:r>
      <w:r w:rsidR="001B35AE">
        <w:rPr>
          <w:sz w:val="24"/>
        </w:rPr>
        <w:tab/>
      </w:r>
      <w:r w:rsidR="001B35AE">
        <w:rPr>
          <w:sz w:val="24"/>
        </w:rPr>
        <w:tab/>
        <w:t>M</w:t>
      </w:r>
      <w:r w:rsidR="001B35AE">
        <w:rPr>
          <w:rFonts w:hint="eastAsia"/>
          <w:sz w:val="24"/>
        </w:rPr>
        <w:t>为</w:t>
      </w:r>
      <w:r w:rsidR="001B35AE">
        <w:rPr>
          <w:rFonts w:hint="eastAsia"/>
          <w:sz w:val="24"/>
        </w:rPr>
        <w:t>S</w:t>
      </w:r>
      <w:r w:rsidR="001B35AE">
        <w:rPr>
          <w:sz w:val="24"/>
        </w:rPr>
        <w:t>GM</w:t>
      </w:r>
      <w:r w:rsidR="009F4F6B">
        <w:rPr>
          <w:rFonts w:hint="eastAsia"/>
          <w:sz w:val="24"/>
        </w:rPr>
        <w:t>的</w:t>
      </w:r>
      <w:r w:rsidR="001B35AE">
        <w:rPr>
          <w:rFonts w:hint="eastAsia"/>
          <w:sz w:val="24"/>
        </w:rPr>
        <w:t>个数</w:t>
      </w:r>
    </w:p>
    <w:p w:rsidR="00291C87" w:rsidRPr="0082687E" w:rsidRDefault="007B3BB1" w:rsidP="00555DBC">
      <w:pPr>
        <w:spacing w:line="360" w:lineRule="auto"/>
        <w:ind w:firstLineChars="200" w:firstLine="480"/>
        <w:rPr>
          <w:sz w:val="24"/>
        </w:rPr>
      </w:pPr>
      <m:oMath>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oMath>
      <w:r w:rsidR="001B35AE">
        <w:rPr>
          <w:rFonts w:hint="eastAsia"/>
          <w:sz w:val="24"/>
        </w:rPr>
        <w:t>为协方差矩阵</w:t>
      </w:r>
      <w:r w:rsidR="001B35AE">
        <w:rPr>
          <w:sz w:val="24"/>
        </w:rPr>
        <w:tab/>
      </w:r>
      <w:r w:rsidR="001B35AE">
        <w:rPr>
          <w:sz w:val="24"/>
        </w:rPr>
        <w:tab/>
      </w:r>
      <w:r w:rsidR="001B35AE">
        <w:rPr>
          <w:sz w:val="24"/>
        </w:rPr>
        <w:tab/>
        <w:t>S</w:t>
      </w:r>
      <w:r w:rsidR="001B35AE">
        <w:rPr>
          <w:rFonts w:hint="eastAsia"/>
          <w:sz w:val="24"/>
        </w:rPr>
        <w:t>为</w:t>
      </w:r>
      <w:r w:rsidR="001B35AE">
        <w:rPr>
          <w:sz w:val="24"/>
        </w:rPr>
        <w:t>GMM</w:t>
      </w:r>
      <w:r w:rsidR="009F4F6B">
        <w:rPr>
          <w:rFonts w:hint="eastAsia"/>
          <w:sz w:val="24"/>
        </w:rPr>
        <w:t>的维数</w:t>
      </w:r>
    </w:p>
    <w:p w:rsidR="0071583F" w:rsidRDefault="0071583F">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53" w:name="_Toc490471950"/>
      <w:r w:rsidRPr="00152A6F">
        <w:rPr>
          <w:rFonts w:asciiTheme="minorEastAsia" w:eastAsiaTheme="minorEastAsia" w:hAnsiTheme="minorEastAsia" w:hint="eastAsia"/>
          <w:b/>
          <w:color w:val="000000"/>
          <w:sz w:val="32"/>
          <w:szCs w:val="32"/>
        </w:rPr>
        <w:lastRenderedPageBreak/>
        <w:t>桌面应用</w:t>
      </w:r>
      <w:bookmarkEnd w:id="53"/>
    </w:p>
    <w:p w:rsidR="00E648B3" w:rsidRDefault="00C858EE" w:rsidP="00E648B3">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4" w:name="_Toc490471951"/>
      <w:r>
        <w:rPr>
          <w:rFonts w:asciiTheme="minorEastAsia" w:eastAsiaTheme="minorEastAsia" w:hAnsiTheme="minorEastAsia" w:hint="eastAsia"/>
          <w:b/>
          <w:color w:val="000000"/>
          <w:sz w:val="28"/>
          <w:szCs w:val="28"/>
        </w:rPr>
        <w:t>M</w:t>
      </w:r>
      <w:r>
        <w:rPr>
          <w:rFonts w:asciiTheme="minorEastAsia" w:eastAsiaTheme="minorEastAsia" w:hAnsiTheme="minorEastAsia"/>
          <w:b/>
          <w:color w:val="000000"/>
          <w:sz w:val="28"/>
          <w:szCs w:val="28"/>
        </w:rPr>
        <w:t>FC</w:t>
      </w:r>
      <w:r>
        <w:rPr>
          <w:rFonts w:asciiTheme="minorEastAsia" w:eastAsiaTheme="minorEastAsia" w:hAnsiTheme="minorEastAsia" w:hint="eastAsia"/>
          <w:b/>
          <w:color w:val="000000"/>
          <w:sz w:val="28"/>
          <w:szCs w:val="28"/>
        </w:rPr>
        <w:t>界面设计</w:t>
      </w:r>
      <w:bookmarkEnd w:id="54"/>
    </w:p>
    <w:p w:rsidR="006178C9" w:rsidRDefault="005D076C" w:rsidP="00AF7DDE">
      <w:pPr>
        <w:spacing w:line="360" w:lineRule="auto"/>
        <w:ind w:firstLineChars="200" w:firstLine="480"/>
        <w:rPr>
          <w:sz w:val="24"/>
        </w:rPr>
      </w:pPr>
      <w:r w:rsidRPr="00AF7DDE">
        <w:rPr>
          <w:rFonts w:hint="eastAsia"/>
          <w:sz w:val="24"/>
        </w:rPr>
        <w:t>本系统使用</w:t>
      </w:r>
      <w:r w:rsidR="004C73AE" w:rsidRPr="00AF7DDE">
        <w:rPr>
          <w:rFonts w:hint="eastAsia"/>
          <w:sz w:val="24"/>
        </w:rPr>
        <w:t>M</w:t>
      </w:r>
      <w:r w:rsidR="004C73AE" w:rsidRPr="00AF7DDE">
        <w:rPr>
          <w:sz w:val="24"/>
        </w:rPr>
        <w:t>FC</w:t>
      </w:r>
      <w:r w:rsidR="004C73AE" w:rsidRPr="00AF7DDE">
        <w:rPr>
          <w:rFonts w:hint="eastAsia"/>
          <w:sz w:val="24"/>
        </w:rPr>
        <w:t>进行界面上的设计，对录音</w:t>
      </w:r>
      <w:r w:rsidR="004C73AE" w:rsidRPr="00AF7DDE">
        <w:rPr>
          <w:rFonts w:hint="eastAsia"/>
          <w:sz w:val="24"/>
        </w:rPr>
        <w:t>A</w:t>
      </w:r>
      <w:r w:rsidR="004C73AE" w:rsidRPr="00AF7DDE">
        <w:rPr>
          <w:sz w:val="24"/>
        </w:rPr>
        <w:t>PI</w:t>
      </w:r>
      <w:r w:rsidR="004C73AE" w:rsidRPr="00AF7DDE">
        <w:rPr>
          <w:rFonts w:hint="eastAsia"/>
          <w:sz w:val="24"/>
        </w:rPr>
        <w:t>与高斯混合模型训练识别进行整合设计完成了一个完整的带有界面的声纹识别系统。下面介绍一些</w:t>
      </w:r>
      <w:r w:rsidR="004C73AE" w:rsidRPr="00AF7DDE">
        <w:rPr>
          <w:rFonts w:hint="eastAsia"/>
          <w:sz w:val="24"/>
        </w:rPr>
        <w:t>M</w:t>
      </w:r>
      <w:r w:rsidR="004C73AE" w:rsidRPr="00AF7DDE">
        <w:rPr>
          <w:sz w:val="24"/>
        </w:rPr>
        <w:t>FC</w:t>
      </w:r>
      <w:r w:rsidR="004C73AE" w:rsidRPr="00AF7DDE">
        <w:rPr>
          <w:rFonts w:hint="eastAsia"/>
          <w:sz w:val="24"/>
        </w:rPr>
        <w:t>常用的标准控件。</w:t>
      </w:r>
    </w:p>
    <w:p w:rsidR="00A00241" w:rsidRDefault="00A00241" w:rsidP="00A00241">
      <w:pPr>
        <w:pStyle w:val="ab"/>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使用的</w:t>
      </w:r>
      <w:r>
        <w:rPr>
          <w:rFonts w:hint="eastAsia"/>
        </w:rPr>
        <w:t>Windows</w:t>
      </w:r>
      <w:r>
        <w:rPr>
          <w:rFonts w:hint="eastAsia"/>
        </w:rPr>
        <w:t>标准控件</w:t>
      </w:r>
    </w:p>
    <w:tbl>
      <w:tblPr>
        <w:tblStyle w:val="af"/>
        <w:tblW w:w="0" w:type="auto"/>
        <w:tblBorders>
          <w:top w:val="none" w:sz="0" w:space="0" w:color="auto"/>
          <w:left w:val="none" w:sz="0" w:space="0" w:color="auto"/>
          <w:right w:val="none" w:sz="0" w:space="0" w:color="auto"/>
          <w:insideH w:val="none" w:sz="0" w:space="0" w:color="auto"/>
        </w:tblBorders>
        <w:tblLook w:val="04A0" w:firstRow="1" w:lastRow="0" w:firstColumn="1" w:lastColumn="0" w:noHBand="0" w:noVBand="1"/>
      </w:tblPr>
      <w:tblGrid>
        <w:gridCol w:w="1555"/>
        <w:gridCol w:w="1984"/>
        <w:gridCol w:w="4757"/>
      </w:tblGrid>
      <w:tr w:rsidR="00930EA6" w:rsidTr="00403442">
        <w:tc>
          <w:tcPr>
            <w:tcW w:w="1555" w:type="dxa"/>
            <w:tcBorders>
              <w:top w:val="single" w:sz="4" w:space="0" w:color="auto"/>
              <w:bottom w:val="single" w:sz="4" w:space="0" w:color="auto"/>
              <w:right w:val="nil"/>
            </w:tcBorders>
          </w:tcPr>
          <w:p w:rsidR="00930EA6" w:rsidRDefault="00930EA6" w:rsidP="00AF7DDE">
            <w:pPr>
              <w:spacing w:line="360" w:lineRule="auto"/>
              <w:rPr>
                <w:sz w:val="24"/>
              </w:rPr>
            </w:pPr>
            <w:r>
              <w:rPr>
                <w:rFonts w:hint="eastAsia"/>
                <w:sz w:val="24"/>
              </w:rPr>
              <w:t>控件</w:t>
            </w:r>
          </w:p>
        </w:tc>
        <w:tc>
          <w:tcPr>
            <w:tcW w:w="1984" w:type="dxa"/>
            <w:tcBorders>
              <w:top w:val="single" w:sz="4" w:space="0" w:color="auto"/>
              <w:left w:val="nil"/>
              <w:bottom w:val="single" w:sz="4" w:space="0" w:color="auto"/>
              <w:right w:val="nil"/>
            </w:tcBorders>
          </w:tcPr>
          <w:p w:rsidR="00930EA6" w:rsidRDefault="00930EA6" w:rsidP="00AF7DDE">
            <w:pPr>
              <w:spacing w:line="360" w:lineRule="auto"/>
              <w:rPr>
                <w:sz w:val="24"/>
              </w:rPr>
            </w:pPr>
            <w:r>
              <w:rPr>
                <w:rFonts w:hint="eastAsia"/>
                <w:sz w:val="24"/>
              </w:rPr>
              <w:t>MFC</w:t>
            </w:r>
            <w:r>
              <w:rPr>
                <w:rFonts w:hint="eastAsia"/>
                <w:sz w:val="24"/>
              </w:rPr>
              <w:t>类</w:t>
            </w:r>
          </w:p>
        </w:tc>
        <w:tc>
          <w:tcPr>
            <w:tcW w:w="4757" w:type="dxa"/>
            <w:tcBorders>
              <w:top w:val="single" w:sz="4" w:space="0" w:color="auto"/>
              <w:left w:val="nil"/>
              <w:bottom w:val="single" w:sz="4" w:space="0" w:color="auto"/>
            </w:tcBorders>
          </w:tcPr>
          <w:p w:rsidR="00930EA6" w:rsidRDefault="00930EA6" w:rsidP="00AF7DDE">
            <w:pPr>
              <w:spacing w:line="360" w:lineRule="auto"/>
              <w:rPr>
                <w:sz w:val="24"/>
              </w:rPr>
            </w:pPr>
            <w:r>
              <w:rPr>
                <w:rFonts w:hint="eastAsia"/>
                <w:sz w:val="24"/>
              </w:rPr>
              <w:t>描述</w:t>
            </w:r>
          </w:p>
        </w:tc>
      </w:tr>
      <w:tr w:rsidR="00930EA6" w:rsidTr="00403442">
        <w:tc>
          <w:tcPr>
            <w:tcW w:w="1555" w:type="dxa"/>
            <w:tcBorders>
              <w:top w:val="single" w:sz="4" w:space="0" w:color="auto"/>
              <w:right w:val="nil"/>
            </w:tcBorders>
          </w:tcPr>
          <w:p w:rsidR="00930EA6" w:rsidRDefault="00930EA6" w:rsidP="00AF7DDE">
            <w:pPr>
              <w:spacing w:line="360" w:lineRule="auto"/>
              <w:rPr>
                <w:sz w:val="24"/>
              </w:rPr>
            </w:pPr>
            <w:r>
              <w:rPr>
                <w:rFonts w:hint="eastAsia"/>
                <w:sz w:val="24"/>
              </w:rPr>
              <w:t>按钮</w:t>
            </w:r>
          </w:p>
        </w:tc>
        <w:tc>
          <w:tcPr>
            <w:tcW w:w="1984" w:type="dxa"/>
            <w:tcBorders>
              <w:top w:val="single" w:sz="4" w:space="0" w:color="auto"/>
              <w:left w:val="nil"/>
              <w:right w:val="nil"/>
            </w:tcBorders>
          </w:tcPr>
          <w:p w:rsidR="00930EA6" w:rsidRDefault="00930EA6" w:rsidP="00AF7DDE">
            <w:pPr>
              <w:spacing w:line="360" w:lineRule="auto"/>
              <w:rPr>
                <w:sz w:val="24"/>
              </w:rPr>
            </w:pPr>
            <w:r>
              <w:rPr>
                <w:rFonts w:hint="eastAsia"/>
                <w:sz w:val="24"/>
              </w:rPr>
              <w:t>Cbutton</w:t>
            </w:r>
          </w:p>
        </w:tc>
        <w:tc>
          <w:tcPr>
            <w:tcW w:w="4757" w:type="dxa"/>
            <w:tcBorders>
              <w:top w:val="single" w:sz="4" w:space="0" w:color="auto"/>
              <w:left w:val="nil"/>
            </w:tcBorders>
          </w:tcPr>
          <w:p w:rsidR="00930EA6" w:rsidRDefault="00862D0A" w:rsidP="00AF7DDE">
            <w:pPr>
              <w:spacing w:line="360" w:lineRule="auto"/>
              <w:rPr>
                <w:sz w:val="24"/>
              </w:rPr>
            </w:pPr>
            <w:r>
              <w:rPr>
                <w:rFonts w:hint="eastAsia"/>
                <w:sz w:val="24"/>
              </w:rPr>
              <w:t>用来展示某种行为的按钮，以及复选框</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编辑框</w:t>
            </w:r>
          </w:p>
        </w:tc>
        <w:tc>
          <w:tcPr>
            <w:tcW w:w="1984" w:type="dxa"/>
            <w:tcBorders>
              <w:left w:val="nil"/>
              <w:right w:val="nil"/>
            </w:tcBorders>
          </w:tcPr>
          <w:p w:rsidR="00930EA6" w:rsidRDefault="00930EA6" w:rsidP="00AF7DDE">
            <w:pPr>
              <w:spacing w:line="360" w:lineRule="auto"/>
              <w:rPr>
                <w:sz w:val="24"/>
              </w:rPr>
            </w:pPr>
            <w:r>
              <w:rPr>
                <w:rFonts w:hint="eastAsia"/>
                <w:sz w:val="24"/>
              </w:rPr>
              <w:t>Cedit</w:t>
            </w:r>
          </w:p>
        </w:tc>
        <w:tc>
          <w:tcPr>
            <w:tcW w:w="4757" w:type="dxa"/>
            <w:tcBorders>
              <w:left w:val="nil"/>
            </w:tcBorders>
          </w:tcPr>
          <w:p w:rsidR="00930EA6" w:rsidRDefault="00862D0A" w:rsidP="00AF7DDE">
            <w:pPr>
              <w:spacing w:line="360" w:lineRule="auto"/>
              <w:rPr>
                <w:sz w:val="24"/>
              </w:rPr>
            </w:pPr>
            <w:r>
              <w:rPr>
                <w:rFonts w:hint="eastAsia"/>
                <w:sz w:val="24"/>
              </w:rPr>
              <w:t>用于键入文本</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列表</w:t>
            </w:r>
          </w:p>
        </w:tc>
        <w:tc>
          <w:tcPr>
            <w:tcW w:w="1984" w:type="dxa"/>
            <w:tcBorders>
              <w:left w:val="nil"/>
              <w:right w:val="nil"/>
            </w:tcBorders>
          </w:tcPr>
          <w:p w:rsidR="00930EA6" w:rsidRDefault="00930EA6" w:rsidP="00AF7DDE">
            <w:pPr>
              <w:spacing w:line="360" w:lineRule="auto"/>
              <w:rPr>
                <w:sz w:val="24"/>
              </w:rPr>
            </w:pPr>
            <w:r>
              <w:rPr>
                <w:rFonts w:hint="eastAsia"/>
                <w:sz w:val="24"/>
              </w:rPr>
              <w:t>ClistCtrl</w:t>
            </w:r>
          </w:p>
        </w:tc>
        <w:tc>
          <w:tcPr>
            <w:tcW w:w="4757" w:type="dxa"/>
            <w:tcBorders>
              <w:left w:val="nil"/>
            </w:tcBorders>
          </w:tcPr>
          <w:p w:rsidR="00930EA6" w:rsidRDefault="00862D0A" w:rsidP="00AF7DDE">
            <w:pPr>
              <w:spacing w:line="360" w:lineRule="auto"/>
              <w:rPr>
                <w:sz w:val="24"/>
              </w:rPr>
            </w:pPr>
            <w:r>
              <w:rPr>
                <w:rFonts w:hint="eastAsia"/>
                <w:sz w:val="24"/>
              </w:rPr>
              <w:t>显示文本及其图标列表的窗口</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组合框</w:t>
            </w:r>
          </w:p>
        </w:tc>
        <w:tc>
          <w:tcPr>
            <w:tcW w:w="1984" w:type="dxa"/>
            <w:tcBorders>
              <w:left w:val="nil"/>
              <w:right w:val="nil"/>
            </w:tcBorders>
          </w:tcPr>
          <w:p w:rsidR="00930EA6" w:rsidRDefault="00930EA6" w:rsidP="00AF7DDE">
            <w:pPr>
              <w:spacing w:line="360" w:lineRule="auto"/>
              <w:rPr>
                <w:sz w:val="24"/>
              </w:rPr>
            </w:pPr>
            <w:r>
              <w:rPr>
                <w:rFonts w:hint="eastAsia"/>
                <w:sz w:val="24"/>
              </w:rPr>
              <w:t>CcomboBox</w:t>
            </w:r>
          </w:p>
        </w:tc>
        <w:tc>
          <w:tcPr>
            <w:tcW w:w="4757" w:type="dxa"/>
            <w:tcBorders>
              <w:left w:val="nil"/>
            </w:tcBorders>
          </w:tcPr>
          <w:p w:rsidR="00930EA6" w:rsidRDefault="00862D0A" w:rsidP="00AF7DDE">
            <w:pPr>
              <w:spacing w:line="360" w:lineRule="auto"/>
              <w:rPr>
                <w:sz w:val="24"/>
              </w:rPr>
            </w:pPr>
            <w:r>
              <w:rPr>
                <w:rFonts w:hint="eastAsia"/>
                <w:sz w:val="24"/>
              </w:rPr>
              <w:t>编辑框与列表的组合</w:t>
            </w:r>
          </w:p>
        </w:tc>
      </w:tr>
      <w:tr w:rsidR="00930EA6" w:rsidTr="00403442">
        <w:tc>
          <w:tcPr>
            <w:tcW w:w="1555" w:type="dxa"/>
            <w:tcBorders>
              <w:bottom w:val="single" w:sz="4" w:space="0" w:color="auto"/>
              <w:right w:val="nil"/>
            </w:tcBorders>
          </w:tcPr>
          <w:p w:rsidR="00930EA6" w:rsidRDefault="00930EA6" w:rsidP="00AF7DDE">
            <w:pPr>
              <w:spacing w:line="360" w:lineRule="auto"/>
              <w:rPr>
                <w:sz w:val="24"/>
              </w:rPr>
            </w:pPr>
            <w:r>
              <w:rPr>
                <w:rFonts w:hint="eastAsia"/>
                <w:sz w:val="24"/>
              </w:rPr>
              <w:t>静态文本</w:t>
            </w:r>
          </w:p>
        </w:tc>
        <w:tc>
          <w:tcPr>
            <w:tcW w:w="1984" w:type="dxa"/>
            <w:tcBorders>
              <w:left w:val="nil"/>
              <w:bottom w:val="single" w:sz="4" w:space="0" w:color="auto"/>
              <w:right w:val="nil"/>
            </w:tcBorders>
          </w:tcPr>
          <w:p w:rsidR="00930EA6" w:rsidRDefault="00930EA6" w:rsidP="00AF7DDE">
            <w:pPr>
              <w:spacing w:line="360" w:lineRule="auto"/>
              <w:rPr>
                <w:sz w:val="24"/>
              </w:rPr>
            </w:pPr>
            <w:r>
              <w:rPr>
                <w:rFonts w:hint="eastAsia"/>
                <w:sz w:val="24"/>
              </w:rPr>
              <w:t>Cstatic</w:t>
            </w:r>
          </w:p>
        </w:tc>
        <w:tc>
          <w:tcPr>
            <w:tcW w:w="4757" w:type="dxa"/>
            <w:tcBorders>
              <w:left w:val="nil"/>
              <w:bottom w:val="single" w:sz="4" w:space="0" w:color="auto"/>
            </w:tcBorders>
          </w:tcPr>
          <w:p w:rsidR="00930EA6" w:rsidRDefault="00862D0A" w:rsidP="00AF7DDE">
            <w:pPr>
              <w:spacing w:line="360" w:lineRule="auto"/>
              <w:rPr>
                <w:sz w:val="24"/>
              </w:rPr>
            </w:pPr>
            <w:r>
              <w:rPr>
                <w:rFonts w:hint="eastAsia"/>
                <w:sz w:val="24"/>
              </w:rPr>
              <w:t>常用语为其他控件提供标签</w:t>
            </w:r>
          </w:p>
        </w:tc>
      </w:tr>
    </w:tbl>
    <w:p w:rsidR="00CD3F93" w:rsidRDefault="00CD3F93" w:rsidP="00AF7DDE">
      <w:pPr>
        <w:spacing w:line="360" w:lineRule="auto"/>
        <w:ind w:firstLineChars="200" w:firstLine="420"/>
        <w:rPr>
          <w:sz w:val="24"/>
        </w:rPr>
      </w:pPr>
      <w:r>
        <w:rPr>
          <w:rFonts w:hint="eastAsia"/>
          <w:noProof/>
        </w:rPr>
        <mc:AlternateContent>
          <mc:Choice Requires="wps">
            <w:drawing>
              <wp:anchor distT="0" distB="0" distL="114300" distR="114300" simplePos="0" relativeHeight="251700224" behindDoc="0" locked="0" layoutInCell="1" allowOverlap="1" wp14:anchorId="6AB12754" wp14:editId="293EB7D4">
                <wp:simplePos x="0" y="0"/>
                <wp:positionH relativeFrom="column">
                  <wp:posOffset>20320</wp:posOffset>
                </wp:positionH>
                <wp:positionV relativeFrom="paragraph">
                  <wp:posOffset>3229669</wp:posOffset>
                </wp:positionV>
                <wp:extent cx="5274310"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26339" w:rsidRPr="00B10E7C" w:rsidRDefault="00F26339" w:rsidP="00D913AB">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13</w:t>
                            </w:r>
                            <w:r>
                              <w:fldChar w:fldCharType="end"/>
                            </w:r>
                            <w:r>
                              <w:t xml:space="preserve"> </w:t>
                            </w:r>
                            <w:r>
                              <w:t>系统</w:t>
                            </w:r>
                            <w:r>
                              <w:rPr>
                                <w:rFonts w:hint="eastAsia"/>
                              </w:rPr>
                              <w:t>界面设计图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12754" id="文本框 28" o:spid="_x0000_s1038" type="#_x0000_t202" style="position:absolute;left:0;text-align:left;margin-left:1.6pt;margin-top:254.3pt;width:415.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" stroked="f">
                <v:textbox style="mso-fit-shape-to-text:t" inset="0,0,0,0">
                  <w:txbxContent>
                    <w:p w:rsidR="00F26339" w:rsidRPr="00B10E7C" w:rsidRDefault="00F26339" w:rsidP="00D913AB">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13</w:t>
                      </w:r>
                      <w:r>
                        <w:fldChar w:fldCharType="end"/>
                      </w:r>
                      <w:r>
                        <w:t xml:space="preserve"> </w:t>
                      </w:r>
                      <w:r>
                        <w:t>系统</w:t>
                      </w:r>
                      <w:r>
                        <w:rPr>
                          <w:rFonts w:hint="eastAsia"/>
                        </w:rPr>
                        <w:t>界面设计图</w:t>
                      </w:r>
                    </w:p>
                  </w:txbxContent>
                </v:textbox>
                <w10:wrap type="topAndBottom"/>
              </v:shape>
            </w:pict>
          </mc:Fallback>
        </mc:AlternateContent>
      </w:r>
      <w:r>
        <w:rPr>
          <w:rFonts w:hint="eastAsia"/>
          <w:noProof/>
          <w:sz w:val="24"/>
        </w:rPr>
        <w:drawing>
          <wp:anchor distT="0" distB="0" distL="114300" distR="114300" simplePos="0" relativeHeight="251698176" behindDoc="0" locked="0" layoutInCell="1" allowOverlap="1">
            <wp:simplePos x="0" y="0"/>
            <wp:positionH relativeFrom="column">
              <wp:posOffset>20896</wp:posOffset>
            </wp:positionH>
            <wp:positionV relativeFrom="paragraph">
              <wp:posOffset>335460</wp:posOffset>
            </wp:positionV>
            <wp:extent cx="5274310" cy="2837815"/>
            <wp:effectExtent l="0" t="0" r="2540"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13.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14:sizeRelH relativeFrom="page">
              <wp14:pctWidth>0</wp14:pctWidth>
            </wp14:sizeRelH>
            <wp14:sizeRelV relativeFrom="page">
              <wp14:pctHeight>0</wp14:pctHeight>
            </wp14:sizeRelV>
          </wp:anchor>
        </w:drawing>
      </w:r>
      <w:r w:rsidR="00CD386A">
        <w:rPr>
          <w:rFonts w:hint="eastAsia"/>
          <w:sz w:val="24"/>
        </w:rPr>
        <w:t>界面设计如图</w:t>
      </w:r>
      <w:r w:rsidR="00CD386A">
        <w:rPr>
          <w:rFonts w:hint="eastAsia"/>
          <w:sz w:val="24"/>
        </w:rPr>
        <w:t>13</w:t>
      </w:r>
      <w:r w:rsidR="00E430FA">
        <w:rPr>
          <w:rFonts w:hint="eastAsia"/>
          <w:sz w:val="24"/>
        </w:rPr>
        <w:t>所示。</w:t>
      </w:r>
    </w:p>
    <w:p w:rsidR="00E74C15" w:rsidRDefault="008A371E" w:rsidP="00966195">
      <w:pPr>
        <w:pStyle w:val="a3"/>
        <w:numPr>
          <w:ilvl w:val="0"/>
          <w:numId w:val="14"/>
        </w:numPr>
        <w:spacing w:line="360" w:lineRule="auto"/>
        <w:ind w:firstLineChars="0"/>
        <w:rPr>
          <w:sz w:val="24"/>
        </w:rPr>
      </w:pPr>
      <w:r>
        <w:rPr>
          <w:rFonts w:hint="eastAsia"/>
          <w:sz w:val="24"/>
        </w:rPr>
        <w:t>通过录音模块中的录音按钮，可以即时录音，软件会选择操作系统默认的录音设备开始录音，录音格式</w:t>
      </w:r>
      <w:r>
        <w:rPr>
          <w:rFonts w:hint="eastAsia"/>
          <w:sz w:val="24"/>
        </w:rPr>
        <w:t>wav</w:t>
      </w:r>
      <w:r>
        <w:rPr>
          <w:rFonts w:hint="eastAsia"/>
          <w:sz w:val="24"/>
        </w:rPr>
        <w:t>文件（</w:t>
      </w:r>
      <w:r>
        <w:rPr>
          <w:rFonts w:hint="eastAsia"/>
          <w:sz w:val="24"/>
        </w:rPr>
        <w:t>16bit</w:t>
      </w:r>
      <w:r>
        <w:rPr>
          <w:rFonts w:hint="eastAsia"/>
          <w:sz w:val="24"/>
        </w:rPr>
        <w:t>，</w:t>
      </w:r>
      <w:r>
        <w:rPr>
          <w:rFonts w:hint="eastAsia"/>
          <w:sz w:val="24"/>
        </w:rPr>
        <w:t>16000hz</w:t>
      </w:r>
      <w:r>
        <w:rPr>
          <w:rFonts w:hint="eastAsia"/>
          <w:sz w:val="24"/>
        </w:rPr>
        <w:t>，单声道）。</w:t>
      </w:r>
      <w:r w:rsidR="004E5919">
        <w:rPr>
          <w:rFonts w:hint="eastAsia"/>
          <w:sz w:val="24"/>
        </w:rPr>
        <w:t>录音前可在“录音人”的编辑框中填写录音人名。如果在录音完毕后录音人编辑框中有文字信息，则将录音人信息写入进文件。</w:t>
      </w:r>
    </w:p>
    <w:p w:rsidR="004E5919" w:rsidRDefault="004E5919" w:rsidP="00966195">
      <w:pPr>
        <w:pStyle w:val="a3"/>
        <w:numPr>
          <w:ilvl w:val="0"/>
          <w:numId w:val="14"/>
        </w:numPr>
        <w:spacing w:line="360" w:lineRule="auto"/>
        <w:ind w:firstLineChars="0"/>
        <w:rPr>
          <w:sz w:val="24"/>
        </w:rPr>
      </w:pPr>
      <w:r>
        <w:rPr>
          <w:rFonts w:hint="eastAsia"/>
          <w:sz w:val="24"/>
        </w:rPr>
        <w:t>在语音文件与模型文件中用户能够看到库中的录音跟已经训练完成的数</w:t>
      </w:r>
      <w:r>
        <w:rPr>
          <w:rFonts w:hint="eastAsia"/>
          <w:sz w:val="24"/>
        </w:rPr>
        <w:lastRenderedPageBreak/>
        <w:t>据。</w:t>
      </w:r>
    </w:p>
    <w:p w:rsidR="00B95944"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用户可以随机选择语音文件中的某一项进行训练，即将录音人的高斯混合模型参数写入文件存入库中。</w:t>
      </w:r>
    </w:p>
    <w:p w:rsidR="00B95944" w:rsidRPr="00966195"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用户可以随机选择语音文件中的某一项进行识别，即将待识别人与语音库中的人进行人员识别。</w:t>
      </w:r>
    </w:p>
    <w:p w:rsidR="00AB786B" w:rsidRDefault="00AB786B" w:rsidP="00E648B3">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5" w:name="_Toc490471952"/>
      <w:r>
        <w:rPr>
          <w:rFonts w:asciiTheme="minorEastAsia" w:eastAsiaTheme="minorEastAsia" w:hAnsiTheme="minorEastAsia" w:hint="eastAsia"/>
          <w:b/>
          <w:color w:val="000000"/>
          <w:sz w:val="28"/>
          <w:szCs w:val="28"/>
        </w:rPr>
        <w:t>实验数据及结果</w:t>
      </w:r>
      <w:bookmarkEnd w:id="55"/>
    </w:p>
    <w:p w:rsidR="006D7928" w:rsidRDefault="003B76D7" w:rsidP="005075C8">
      <w:pPr>
        <w:spacing w:line="360" w:lineRule="auto"/>
        <w:ind w:firstLineChars="200" w:firstLine="480"/>
        <w:rPr>
          <w:sz w:val="24"/>
        </w:rPr>
      </w:pPr>
      <w:r w:rsidRPr="005075C8">
        <w:rPr>
          <w:rFonts w:hint="eastAsia"/>
          <w:sz w:val="24"/>
        </w:rPr>
        <w:t>实验样本数</w:t>
      </w:r>
      <w:r w:rsidR="005075C8">
        <w:rPr>
          <w:rFonts w:hint="eastAsia"/>
          <w:sz w:val="24"/>
        </w:rPr>
        <w:t>为</w:t>
      </w:r>
      <w:r w:rsidRPr="005075C8">
        <w:rPr>
          <w:rFonts w:hint="eastAsia"/>
          <w:sz w:val="24"/>
        </w:rPr>
        <w:t>5</w:t>
      </w:r>
      <w:r w:rsidRPr="005075C8">
        <w:rPr>
          <w:rFonts w:hint="eastAsia"/>
          <w:sz w:val="24"/>
        </w:rPr>
        <w:t>，</w:t>
      </w:r>
      <w:r w:rsidR="003A1DAA">
        <w:rPr>
          <w:rFonts w:hint="eastAsia"/>
          <w:sz w:val="24"/>
        </w:rPr>
        <w:t>每个样本中说话人所说的内容皆为“我们需要帮助”。</w:t>
      </w:r>
      <w:r w:rsidRPr="005075C8">
        <w:rPr>
          <w:rFonts w:hint="eastAsia"/>
          <w:sz w:val="24"/>
        </w:rPr>
        <w:t>训练每个人的语音到语音库中，每次选择其中个语音样本进行识别，看能否确认这个语音样本是否属于他本人。</w:t>
      </w:r>
    </w:p>
    <w:p w:rsidR="009633BF" w:rsidRDefault="0023515A" w:rsidP="009633BF">
      <w:pPr>
        <w:pStyle w:val="a3"/>
        <w:numPr>
          <w:ilvl w:val="0"/>
          <w:numId w:val="15"/>
        </w:numPr>
        <w:spacing w:line="360" w:lineRule="auto"/>
        <w:ind w:firstLineChars="0"/>
        <w:rPr>
          <w:sz w:val="24"/>
        </w:rPr>
      </w:pPr>
      <w:r>
        <w:rPr>
          <w:rFonts w:hint="eastAsia"/>
          <w:sz w:val="24"/>
        </w:rPr>
        <w:t>样本</w:t>
      </w:r>
      <w:r w:rsidR="00F72459">
        <w:rPr>
          <w:rFonts w:hint="eastAsia"/>
          <w:sz w:val="24"/>
        </w:rPr>
        <w:t>wangzhe</w:t>
      </w:r>
      <w:r w:rsidR="00E222E1">
        <w:rPr>
          <w:sz w:val="24"/>
        </w:rPr>
        <w:tab/>
      </w:r>
      <w:r w:rsidR="00E222E1">
        <w:rPr>
          <w:rFonts w:hint="eastAsia"/>
          <w:sz w:val="24"/>
        </w:rPr>
        <w:t>文件大小</w:t>
      </w:r>
      <w:r w:rsidR="00E222E1">
        <w:rPr>
          <w:rFonts w:hint="eastAsia"/>
          <w:sz w:val="24"/>
        </w:rPr>
        <w:t>42144</w:t>
      </w:r>
      <w:r w:rsidR="00E222E1">
        <w:rPr>
          <w:sz w:val="24"/>
        </w:rPr>
        <w:t>B</w:t>
      </w:r>
      <w:r w:rsidR="00E222E1">
        <w:rPr>
          <w:sz w:val="24"/>
        </w:rPr>
        <w:tab/>
      </w:r>
      <w:r w:rsidR="0019411F">
        <w:rPr>
          <w:rFonts w:hint="eastAsia"/>
          <w:sz w:val="24"/>
        </w:rPr>
        <w:t>帧数</w:t>
      </w:r>
      <w:r w:rsidR="00E222E1">
        <w:rPr>
          <w:rFonts w:hint="eastAsia"/>
          <w:sz w:val="24"/>
        </w:rPr>
        <w:t>165</w:t>
      </w:r>
    </w:p>
    <w:tbl>
      <w:tblPr>
        <w:tblStyle w:val="af"/>
        <w:tblW w:w="0" w:type="auto"/>
        <w:tblInd w:w="900" w:type="dxa"/>
        <w:tblLook w:val="04A0" w:firstRow="1" w:lastRow="0" w:firstColumn="1" w:lastColumn="0" w:noHBand="0" w:noVBand="1"/>
      </w:tblPr>
      <w:tblGrid>
        <w:gridCol w:w="914"/>
        <w:gridCol w:w="1188"/>
        <w:gridCol w:w="1266"/>
        <w:gridCol w:w="1589"/>
        <w:gridCol w:w="1201"/>
        <w:gridCol w:w="1238"/>
      </w:tblGrid>
      <w:tr w:rsidR="008E0DF7" w:rsidTr="008E0DF7">
        <w:tc>
          <w:tcPr>
            <w:tcW w:w="903" w:type="dxa"/>
          </w:tcPr>
          <w:p w:rsidR="008E0DF7" w:rsidRDefault="008E0DF7" w:rsidP="009C5210">
            <w:pPr>
              <w:pStyle w:val="a3"/>
              <w:spacing w:line="360" w:lineRule="auto"/>
              <w:ind w:firstLineChars="0" w:firstLine="0"/>
              <w:rPr>
                <w:sz w:val="24"/>
              </w:rPr>
            </w:pPr>
          </w:p>
        </w:tc>
        <w:tc>
          <w:tcPr>
            <w:tcW w:w="1191" w:type="dxa"/>
          </w:tcPr>
          <w:p w:rsidR="008E0DF7" w:rsidRDefault="008E0DF7" w:rsidP="009C5210">
            <w:pPr>
              <w:pStyle w:val="a3"/>
              <w:spacing w:line="360" w:lineRule="auto"/>
              <w:ind w:firstLineChars="0" w:firstLine="0"/>
              <w:rPr>
                <w:sz w:val="24"/>
              </w:rPr>
            </w:pPr>
            <w:r>
              <w:rPr>
                <w:sz w:val="24"/>
              </w:rPr>
              <w:t>W</w:t>
            </w:r>
            <w:r>
              <w:rPr>
                <w:rFonts w:hint="eastAsia"/>
                <w:sz w:val="24"/>
              </w:rPr>
              <w:t>angzhe</w:t>
            </w:r>
          </w:p>
        </w:tc>
        <w:tc>
          <w:tcPr>
            <w:tcW w:w="1268" w:type="dxa"/>
          </w:tcPr>
          <w:p w:rsidR="008E0DF7" w:rsidRDefault="008E0DF7" w:rsidP="009C5210">
            <w:pPr>
              <w:pStyle w:val="a3"/>
              <w:spacing w:line="360" w:lineRule="auto"/>
              <w:ind w:firstLineChars="0" w:firstLine="0"/>
              <w:rPr>
                <w:sz w:val="24"/>
              </w:rPr>
            </w:pPr>
            <w:r>
              <w:rPr>
                <w:sz w:val="24"/>
              </w:rPr>
              <w:t>Z</w:t>
            </w:r>
            <w:r>
              <w:rPr>
                <w:rFonts w:hint="eastAsia"/>
                <w:sz w:val="24"/>
              </w:rPr>
              <w:t>hanglifei</w:t>
            </w:r>
          </w:p>
        </w:tc>
        <w:tc>
          <w:tcPr>
            <w:tcW w:w="1589" w:type="dxa"/>
          </w:tcPr>
          <w:p w:rsidR="008E0DF7" w:rsidRDefault="008E0DF7" w:rsidP="009C5210">
            <w:pPr>
              <w:pStyle w:val="a3"/>
              <w:spacing w:line="360" w:lineRule="auto"/>
              <w:ind w:firstLineChars="0" w:firstLine="0"/>
              <w:rPr>
                <w:sz w:val="24"/>
              </w:rPr>
            </w:pPr>
            <w:r>
              <w:rPr>
                <w:sz w:val="24"/>
              </w:rPr>
              <w:t>Z</w:t>
            </w:r>
            <w:r>
              <w:rPr>
                <w:rFonts w:hint="eastAsia"/>
                <w:sz w:val="24"/>
              </w:rPr>
              <w:t>haozouxiang</w:t>
            </w:r>
          </w:p>
        </w:tc>
        <w:tc>
          <w:tcPr>
            <w:tcW w:w="1204" w:type="dxa"/>
          </w:tcPr>
          <w:p w:rsidR="008E0DF7" w:rsidRDefault="008E0DF7" w:rsidP="009C5210">
            <w:pPr>
              <w:pStyle w:val="a3"/>
              <w:spacing w:line="360" w:lineRule="auto"/>
              <w:ind w:firstLineChars="0" w:firstLine="0"/>
              <w:rPr>
                <w:sz w:val="24"/>
              </w:rPr>
            </w:pPr>
            <w:r>
              <w:rPr>
                <w:sz w:val="24"/>
              </w:rPr>
              <w:t>L</w:t>
            </w:r>
            <w:r>
              <w:rPr>
                <w:rFonts w:hint="eastAsia"/>
                <w:sz w:val="24"/>
              </w:rPr>
              <w:t>iuchang</w:t>
            </w:r>
          </w:p>
        </w:tc>
        <w:tc>
          <w:tcPr>
            <w:tcW w:w="1241" w:type="dxa"/>
          </w:tcPr>
          <w:p w:rsidR="008E0DF7" w:rsidRDefault="008E0DF7" w:rsidP="009C5210">
            <w:pPr>
              <w:pStyle w:val="a3"/>
              <w:spacing w:line="360" w:lineRule="auto"/>
              <w:ind w:firstLineChars="0" w:firstLine="0"/>
              <w:rPr>
                <w:sz w:val="24"/>
              </w:rPr>
            </w:pPr>
            <w:r>
              <w:rPr>
                <w:sz w:val="24"/>
              </w:rPr>
              <w:t>Z</w:t>
            </w:r>
            <w:r>
              <w:rPr>
                <w:rFonts w:hint="eastAsia"/>
                <w:sz w:val="24"/>
              </w:rPr>
              <w:t>haoquan</w:t>
            </w:r>
          </w:p>
        </w:tc>
      </w:tr>
      <w:tr w:rsidR="008E0DF7" w:rsidTr="008E0DF7">
        <w:tc>
          <w:tcPr>
            <w:tcW w:w="903" w:type="dxa"/>
          </w:tcPr>
          <w:p w:rsidR="008E0DF7" w:rsidRDefault="008F1056" w:rsidP="009C5210">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8E0DF7" w:rsidRDefault="00182A73" w:rsidP="009C5210">
            <w:pPr>
              <w:pStyle w:val="a3"/>
              <w:spacing w:line="360" w:lineRule="auto"/>
              <w:ind w:firstLineChars="0" w:firstLine="0"/>
              <w:rPr>
                <w:sz w:val="24"/>
              </w:rPr>
            </w:pPr>
            <w:r>
              <w:rPr>
                <w:rFonts w:hint="eastAsia"/>
                <w:sz w:val="24"/>
              </w:rPr>
              <w:t>-713.795</w:t>
            </w:r>
          </w:p>
        </w:tc>
        <w:tc>
          <w:tcPr>
            <w:tcW w:w="1268" w:type="dxa"/>
          </w:tcPr>
          <w:p w:rsidR="008E0DF7" w:rsidRDefault="00182A73" w:rsidP="009C5210">
            <w:pPr>
              <w:pStyle w:val="a3"/>
              <w:spacing w:line="360" w:lineRule="auto"/>
              <w:ind w:firstLineChars="0" w:firstLine="0"/>
              <w:rPr>
                <w:sz w:val="24"/>
              </w:rPr>
            </w:pPr>
            <w:r>
              <w:rPr>
                <w:rFonts w:hint="eastAsia"/>
                <w:sz w:val="24"/>
              </w:rPr>
              <w:t>-1056.2</w:t>
            </w:r>
          </w:p>
        </w:tc>
        <w:tc>
          <w:tcPr>
            <w:tcW w:w="1589" w:type="dxa"/>
          </w:tcPr>
          <w:p w:rsidR="008E0DF7" w:rsidRDefault="00182A73" w:rsidP="009C5210">
            <w:pPr>
              <w:pStyle w:val="a3"/>
              <w:spacing w:line="360" w:lineRule="auto"/>
              <w:ind w:firstLineChars="0" w:firstLine="0"/>
              <w:rPr>
                <w:sz w:val="24"/>
              </w:rPr>
            </w:pPr>
            <w:r>
              <w:rPr>
                <w:rFonts w:hint="eastAsia"/>
                <w:sz w:val="24"/>
              </w:rPr>
              <w:t>-1320.7</w:t>
            </w:r>
          </w:p>
        </w:tc>
        <w:tc>
          <w:tcPr>
            <w:tcW w:w="1204" w:type="dxa"/>
          </w:tcPr>
          <w:p w:rsidR="008E0DF7" w:rsidRDefault="00182A73" w:rsidP="009C5210">
            <w:pPr>
              <w:pStyle w:val="a3"/>
              <w:spacing w:line="360" w:lineRule="auto"/>
              <w:ind w:firstLineChars="0" w:firstLine="0"/>
              <w:rPr>
                <w:sz w:val="24"/>
              </w:rPr>
            </w:pPr>
            <w:r>
              <w:rPr>
                <w:rFonts w:hint="eastAsia"/>
                <w:sz w:val="24"/>
              </w:rPr>
              <w:t>-1451.75</w:t>
            </w:r>
          </w:p>
        </w:tc>
        <w:tc>
          <w:tcPr>
            <w:tcW w:w="1241" w:type="dxa"/>
          </w:tcPr>
          <w:p w:rsidR="008E0DF7" w:rsidRDefault="00182A73" w:rsidP="009C5210">
            <w:pPr>
              <w:pStyle w:val="a3"/>
              <w:spacing w:line="360" w:lineRule="auto"/>
              <w:ind w:firstLineChars="0" w:firstLine="0"/>
              <w:rPr>
                <w:sz w:val="24"/>
              </w:rPr>
            </w:pPr>
            <w:r>
              <w:rPr>
                <w:rFonts w:hint="eastAsia"/>
                <w:sz w:val="24"/>
              </w:rPr>
              <w:t>-2773.97</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zhanglifei</w:t>
      </w:r>
      <w:r>
        <w:rPr>
          <w:sz w:val="24"/>
        </w:rPr>
        <w:tab/>
      </w:r>
      <w:r>
        <w:rPr>
          <w:rFonts w:hint="eastAsia"/>
          <w:sz w:val="24"/>
        </w:rPr>
        <w:t>文件大小</w:t>
      </w:r>
      <w:r w:rsidR="00BF3E64">
        <w:rPr>
          <w:rFonts w:hint="eastAsia"/>
          <w:sz w:val="24"/>
        </w:rPr>
        <w:t>96044</w:t>
      </w:r>
      <w:r>
        <w:rPr>
          <w:sz w:val="24"/>
        </w:rPr>
        <w:t>B</w:t>
      </w:r>
      <w:r>
        <w:rPr>
          <w:sz w:val="24"/>
        </w:rPr>
        <w:tab/>
      </w:r>
      <w:r>
        <w:rPr>
          <w:rFonts w:hint="eastAsia"/>
          <w:sz w:val="24"/>
        </w:rPr>
        <w:t>帧数：</w:t>
      </w:r>
      <w:r w:rsidR="00BF3E64">
        <w:rPr>
          <w:rFonts w:hint="eastAsia"/>
          <w:sz w:val="24"/>
        </w:rPr>
        <w:t>380</w:t>
      </w:r>
    </w:p>
    <w:tbl>
      <w:tblPr>
        <w:tblStyle w:val="af"/>
        <w:tblW w:w="0" w:type="auto"/>
        <w:tblInd w:w="900" w:type="dxa"/>
        <w:tblLook w:val="04A0" w:firstRow="1" w:lastRow="0" w:firstColumn="1" w:lastColumn="0" w:noHBand="0" w:noVBand="1"/>
      </w:tblPr>
      <w:tblGrid>
        <w:gridCol w:w="914"/>
        <w:gridCol w:w="1188"/>
        <w:gridCol w:w="1266"/>
        <w:gridCol w:w="1589"/>
        <w:gridCol w:w="1201"/>
        <w:gridCol w:w="1238"/>
      </w:tblGrid>
      <w:tr w:rsidR="00B92F2A" w:rsidTr="00325885">
        <w:tc>
          <w:tcPr>
            <w:tcW w:w="903"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325885">
        <w:tc>
          <w:tcPr>
            <w:tcW w:w="903"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-3326.97</w:t>
            </w:r>
          </w:p>
        </w:tc>
        <w:tc>
          <w:tcPr>
            <w:tcW w:w="1268" w:type="dxa"/>
          </w:tcPr>
          <w:p w:rsidR="00B92F2A" w:rsidRDefault="008F1056" w:rsidP="00325885">
            <w:pPr>
              <w:pStyle w:val="a3"/>
              <w:spacing w:line="360" w:lineRule="auto"/>
              <w:ind w:firstLineChars="0" w:firstLine="0"/>
              <w:rPr>
                <w:sz w:val="24"/>
              </w:rPr>
            </w:pPr>
            <w:r>
              <w:rPr>
                <w:rFonts w:hint="eastAsia"/>
                <w:sz w:val="24"/>
              </w:rPr>
              <w:t>-2166.06</w:t>
            </w:r>
          </w:p>
        </w:tc>
        <w:tc>
          <w:tcPr>
            <w:tcW w:w="1589" w:type="dxa"/>
          </w:tcPr>
          <w:p w:rsidR="00B92F2A" w:rsidRDefault="008F1056" w:rsidP="00325885">
            <w:pPr>
              <w:pStyle w:val="a3"/>
              <w:spacing w:line="360" w:lineRule="auto"/>
              <w:ind w:firstLineChars="0" w:firstLine="0"/>
              <w:rPr>
                <w:sz w:val="24"/>
              </w:rPr>
            </w:pPr>
            <w:r>
              <w:rPr>
                <w:rFonts w:hint="eastAsia"/>
                <w:sz w:val="24"/>
              </w:rPr>
              <w:t>-4949.54</w:t>
            </w:r>
          </w:p>
        </w:tc>
        <w:tc>
          <w:tcPr>
            <w:tcW w:w="1204" w:type="dxa"/>
          </w:tcPr>
          <w:p w:rsidR="00B92F2A" w:rsidRDefault="008F1056" w:rsidP="00325885">
            <w:pPr>
              <w:pStyle w:val="a3"/>
              <w:spacing w:line="360" w:lineRule="auto"/>
              <w:ind w:firstLineChars="0" w:firstLine="0"/>
              <w:rPr>
                <w:sz w:val="24"/>
              </w:rPr>
            </w:pPr>
            <w:r>
              <w:rPr>
                <w:rFonts w:hint="eastAsia"/>
                <w:sz w:val="24"/>
              </w:rPr>
              <w:t>-3154.88</w:t>
            </w:r>
          </w:p>
        </w:tc>
        <w:tc>
          <w:tcPr>
            <w:tcW w:w="1241" w:type="dxa"/>
          </w:tcPr>
          <w:p w:rsidR="00B92F2A" w:rsidRDefault="008F1056" w:rsidP="00325885">
            <w:pPr>
              <w:pStyle w:val="a3"/>
              <w:spacing w:line="360" w:lineRule="auto"/>
              <w:ind w:firstLineChars="0" w:firstLine="0"/>
              <w:rPr>
                <w:sz w:val="24"/>
              </w:rPr>
            </w:pPr>
            <w:r>
              <w:rPr>
                <w:rFonts w:hint="eastAsia"/>
                <w:sz w:val="24"/>
              </w:rPr>
              <w:t>-8358.6</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zhaozouxiang</w:t>
      </w:r>
      <w:r>
        <w:rPr>
          <w:sz w:val="24"/>
        </w:rPr>
        <w:tab/>
      </w:r>
      <w:r>
        <w:rPr>
          <w:rFonts w:hint="eastAsia"/>
          <w:sz w:val="24"/>
        </w:rPr>
        <w:t>文件大小</w:t>
      </w:r>
      <w:r>
        <w:rPr>
          <w:rFonts w:hint="eastAsia"/>
          <w:sz w:val="24"/>
        </w:rPr>
        <w:t>4</w:t>
      </w:r>
      <w:r w:rsidR="00BF3E64">
        <w:rPr>
          <w:rFonts w:hint="eastAsia"/>
          <w:sz w:val="24"/>
        </w:rPr>
        <w:t>3574</w:t>
      </w:r>
      <w:r>
        <w:rPr>
          <w:sz w:val="24"/>
        </w:rPr>
        <w:t>B</w:t>
      </w:r>
      <w:r>
        <w:rPr>
          <w:sz w:val="24"/>
        </w:rPr>
        <w:tab/>
      </w:r>
      <w:r w:rsidR="0019411F">
        <w:rPr>
          <w:rFonts w:hint="eastAsia"/>
          <w:sz w:val="24"/>
        </w:rPr>
        <w:t>帧数</w:t>
      </w:r>
      <w:r>
        <w:rPr>
          <w:rFonts w:hint="eastAsia"/>
          <w:sz w:val="24"/>
        </w:rPr>
        <w:t>1</w:t>
      </w:r>
      <w:r w:rsidR="00BF3E64">
        <w:rPr>
          <w:rFonts w:hint="eastAsia"/>
          <w:sz w:val="24"/>
        </w:rPr>
        <w:t>71</w:t>
      </w:r>
    </w:p>
    <w:tbl>
      <w:tblPr>
        <w:tblStyle w:val="af"/>
        <w:tblW w:w="0" w:type="auto"/>
        <w:tblInd w:w="900" w:type="dxa"/>
        <w:tblLook w:val="04A0" w:firstRow="1" w:lastRow="0" w:firstColumn="1" w:lastColumn="0" w:noHBand="0" w:noVBand="1"/>
      </w:tblPr>
      <w:tblGrid>
        <w:gridCol w:w="914"/>
        <w:gridCol w:w="1188"/>
        <w:gridCol w:w="1266"/>
        <w:gridCol w:w="1589"/>
        <w:gridCol w:w="1201"/>
        <w:gridCol w:w="1238"/>
      </w:tblGrid>
      <w:tr w:rsidR="00B92F2A" w:rsidTr="00325885">
        <w:tc>
          <w:tcPr>
            <w:tcW w:w="903"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325885">
        <w:tc>
          <w:tcPr>
            <w:tcW w:w="903"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-1113.54</w:t>
            </w:r>
          </w:p>
        </w:tc>
        <w:tc>
          <w:tcPr>
            <w:tcW w:w="1268" w:type="dxa"/>
          </w:tcPr>
          <w:p w:rsidR="00B92F2A" w:rsidRDefault="008F1056" w:rsidP="00325885">
            <w:pPr>
              <w:pStyle w:val="a3"/>
              <w:spacing w:line="360" w:lineRule="auto"/>
              <w:ind w:firstLineChars="0" w:firstLine="0"/>
              <w:rPr>
                <w:sz w:val="24"/>
              </w:rPr>
            </w:pPr>
            <w:r>
              <w:rPr>
                <w:rFonts w:hint="eastAsia"/>
                <w:sz w:val="24"/>
              </w:rPr>
              <w:t>-3443.29</w:t>
            </w:r>
          </w:p>
        </w:tc>
        <w:tc>
          <w:tcPr>
            <w:tcW w:w="1589" w:type="dxa"/>
          </w:tcPr>
          <w:p w:rsidR="00B92F2A" w:rsidRDefault="008F1056" w:rsidP="00325885">
            <w:pPr>
              <w:pStyle w:val="a3"/>
              <w:spacing w:line="360" w:lineRule="auto"/>
              <w:ind w:firstLineChars="0" w:firstLine="0"/>
              <w:rPr>
                <w:sz w:val="24"/>
              </w:rPr>
            </w:pPr>
            <w:r>
              <w:rPr>
                <w:rFonts w:hint="eastAsia"/>
                <w:sz w:val="24"/>
              </w:rPr>
              <w:t>-724.993</w:t>
            </w:r>
          </w:p>
        </w:tc>
        <w:tc>
          <w:tcPr>
            <w:tcW w:w="1204" w:type="dxa"/>
          </w:tcPr>
          <w:p w:rsidR="00B92F2A" w:rsidRDefault="008F1056" w:rsidP="00325885">
            <w:pPr>
              <w:pStyle w:val="a3"/>
              <w:spacing w:line="360" w:lineRule="auto"/>
              <w:ind w:firstLineChars="0" w:firstLine="0"/>
              <w:rPr>
                <w:sz w:val="24"/>
              </w:rPr>
            </w:pPr>
            <w:r>
              <w:rPr>
                <w:rFonts w:hint="eastAsia"/>
                <w:sz w:val="24"/>
              </w:rPr>
              <w:t>-5008.76</w:t>
            </w:r>
          </w:p>
        </w:tc>
        <w:tc>
          <w:tcPr>
            <w:tcW w:w="1241" w:type="dxa"/>
          </w:tcPr>
          <w:p w:rsidR="00B92F2A" w:rsidRDefault="008F1056" w:rsidP="00325885">
            <w:pPr>
              <w:pStyle w:val="a3"/>
              <w:spacing w:line="360" w:lineRule="auto"/>
              <w:ind w:firstLineChars="0" w:firstLine="0"/>
              <w:rPr>
                <w:sz w:val="24"/>
              </w:rPr>
            </w:pPr>
            <w:r>
              <w:rPr>
                <w:rFonts w:hint="eastAsia"/>
                <w:sz w:val="24"/>
              </w:rPr>
              <w:t>-3609.02</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liuchang</w:t>
      </w:r>
      <w:r>
        <w:rPr>
          <w:sz w:val="24"/>
        </w:rPr>
        <w:tab/>
      </w:r>
      <w:r>
        <w:rPr>
          <w:rFonts w:hint="eastAsia"/>
          <w:sz w:val="24"/>
        </w:rPr>
        <w:t>文件大小</w:t>
      </w:r>
      <w:r>
        <w:rPr>
          <w:rFonts w:hint="eastAsia"/>
          <w:sz w:val="24"/>
        </w:rPr>
        <w:t>4</w:t>
      </w:r>
      <w:r w:rsidR="00BF3E64">
        <w:rPr>
          <w:rFonts w:hint="eastAsia"/>
          <w:sz w:val="24"/>
        </w:rPr>
        <w:t>7652</w:t>
      </w:r>
      <w:r>
        <w:rPr>
          <w:sz w:val="24"/>
        </w:rPr>
        <w:t>B</w:t>
      </w:r>
      <w:r>
        <w:rPr>
          <w:sz w:val="24"/>
        </w:rPr>
        <w:tab/>
      </w:r>
      <w:r>
        <w:rPr>
          <w:rFonts w:hint="eastAsia"/>
          <w:sz w:val="24"/>
        </w:rPr>
        <w:t>帧数</w:t>
      </w:r>
      <w:r>
        <w:rPr>
          <w:rFonts w:hint="eastAsia"/>
          <w:sz w:val="24"/>
        </w:rPr>
        <w:t>1</w:t>
      </w:r>
      <w:r w:rsidR="00BF3E64">
        <w:rPr>
          <w:rFonts w:hint="eastAsia"/>
          <w:sz w:val="24"/>
        </w:rPr>
        <w:t>81</w:t>
      </w:r>
    </w:p>
    <w:tbl>
      <w:tblPr>
        <w:tblStyle w:val="af"/>
        <w:tblW w:w="0" w:type="auto"/>
        <w:tblInd w:w="900" w:type="dxa"/>
        <w:tblLook w:val="04A0" w:firstRow="1" w:lastRow="0" w:firstColumn="1" w:lastColumn="0" w:noHBand="0" w:noVBand="1"/>
      </w:tblPr>
      <w:tblGrid>
        <w:gridCol w:w="914"/>
        <w:gridCol w:w="1188"/>
        <w:gridCol w:w="1266"/>
        <w:gridCol w:w="1589"/>
        <w:gridCol w:w="1201"/>
        <w:gridCol w:w="1238"/>
      </w:tblGrid>
      <w:tr w:rsidR="00B92F2A" w:rsidTr="00325885">
        <w:tc>
          <w:tcPr>
            <w:tcW w:w="903"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325885">
        <w:tc>
          <w:tcPr>
            <w:tcW w:w="903"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-1080.08</w:t>
            </w:r>
          </w:p>
        </w:tc>
        <w:tc>
          <w:tcPr>
            <w:tcW w:w="1268" w:type="dxa"/>
          </w:tcPr>
          <w:p w:rsidR="00B92F2A" w:rsidRDefault="008F1056" w:rsidP="00325885">
            <w:pPr>
              <w:pStyle w:val="a3"/>
              <w:spacing w:line="360" w:lineRule="auto"/>
              <w:ind w:firstLineChars="0" w:firstLine="0"/>
              <w:rPr>
                <w:sz w:val="24"/>
              </w:rPr>
            </w:pPr>
            <w:r>
              <w:rPr>
                <w:rFonts w:hint="eastAsia"/>
                <w:sz w:val="24"/>
              </w:rPr>
              <w:t>-1085.65</w:t>
            </w:r>
          </w:p>
        </w:tc>
        <w:tc>
          <w:tcPr>
            <w:tcW w:w="1589" w:type="dxa"/>
          </w:tcPr>
          <w:p w:rsidR="00B92F2A" w:rsidRDefault="008F1056" w:rsidP="00325885">
            <w:pPr>
              <w:pStyle w:val="a3"/>
              <w:spacing w:line="360" w:lineRule="auto"/>
              <w:ind w:firstLineChars="0" w:firstLine="0"/>
              <w:rPr>
                <w:sz w:val="24"/>
              </w:rPr>
            </w:pPr>
            <w:r>
              <w:rPr>
                <w:rFonts w:hint="eastAsia"/>
                <w:sz w:val="24"/>
              </w:rPr>
              <w:t>-1275.73</w:t>
            </w:r>
          </w:p>
        </w:tc>
        <w:tc>
          <w:tcPr>
            <w:tcW w:w="1204" w:type="dxa"/>
          </w:tcPr>
          <w:p w:rsidR="00B92F2A" w:rsidRDefault="008F1056" w:rsidP="00325885">
            <w:pPr>
              <w:pStyle w:val="a3"/>
              <w:spacing w:line="360" w:lineRule="auto"/>
              <w:ind w:firstLineChars="0" w:firstLine="0"/>
              <w:rPr>
                <w:sz w:val="24"/>
              </w:rPr>
            </w:pPr>
            <w:r>
              <w:rPr>
                <w:rFonts w:hint="eastAsia"/>
                <w:sz w:val="24"/>
              </w:rPr>
              <w:t>-640.919</w:t>
            </w:r>
          </w:p>
        </w:tc>
        <w:tc>
          <w:tcPr>
            <w:tcW w:w="1241" w:type="dxa"/>
          </w:tcPr>
          <w:p w:rsidR="00B92F2A" w:rsidRDefault="008F1056" w:rsidP="00325885">
            <w:pPr>
              <w:pStyle w:val="a3"/>
              <w:spacing w:line="360" w:lineRule="auto"/>
              <w:ind w:firstLineChars="0" w:firstLine="0"/>
              <w:rPr>
                <w:sz w:val="24"/>
              </w:rPr>
            </w:pPr>
            <w:r>
              <w:rPr>
                <w:rFonts w:hint="eastAsia"/>
                <w:sz w:val="24"/>
              </w:rPr>
              <w:t>-3005.28</w:t>
            </w:r>
          </w:p>
        </w:tc>
      </w:tr>
    </w:tbl>
    <w:p w:rsidR="00054B66" w:rsidRPr="00054B66" w:rsidRDefault="00743EE0" w:rsidP="00054B66">
      <w:pPr>
        <w:pStyle w:val="a3"/>
        <w:numPr>
          <w:ilvl w:val="0"/>
          <w:numId w:val="15"/>
        </w:numPr>
        <w:spacing w:line="360" w:lineRule="auto"/>
        <w:ind w:firstLineChars="0"/>
        <w:rPr>
          <w:sz w:val="24"/>
        </w:rPr>
      </w:pPr>
      <w:r>
        <w:rPr>
          <w:rFonts w:hint="eastAsia"/>
          <w:sz w:val="24"/>
        </w:rPr>
        <w:t>样本</w:t>
      </w:r>
      <w:r w:rsidR="000C2546">
        <w:rPr>
          <w:rFonts w:hint="eastAsia"/>
          <w:sz w:val="24"/>
        </w:rPr>
        <w:t>zhaoquan</w:t>
      </w:r>
      <w:r>
        <w:rPr>
          <w:sz w:val="24"/>
        </w:rPr>
        <w:tab/>
      </w:r>
      <w:r>
        <w:rPr>
          <w:rFonts w:hint="eastAsia"/>
          <w:sz w:val="24"/>
        </w:rPr>
        <w:t>文件大小</w:t>
      </w:r>
      <w:r>
        <w:rPr>
          <w:rFonts w:hint="eastAsia"/>
          <w:sz w:val="24"/>
        </w:rPr>
        <w:t>4</w:t>
      </w:r>
      <w:r w:rsidR="00BF3E64">
        <w:rPr>
          <w:rFonts w:hint="eastAsia"/>
          <w:sz w:val="24"/>
        </w:rPr>
        <w:t>5630</w:t>
      </w:r>
      <w:r>
        <w:rPr>
          <w:sz w:val="24"/>
        </w:rPr>
        <w:t>B</w:t>
      </w:r>
      <w:r>
        <w:rPr>
          <w:sz w:val="24"/>
        </w:rPr>
        <w:tab/>
      </w:r>
      <w:r w:rsidR="0019411F">
        <w:rPr>
          <w:rFonts w:hint="eastAsia"/>
          <w:sz w:val="24"/>
        </w:rPr>
        <w:t>帧数</w:t>
      </w:r>
      <w:r>
        <w:rPr>
          <w:rFonts w:hint="eastAsia"/>
          <w:sz w:val="24"/>
        </w:rPr>
        <w:t>1</w:t>
      </w:r>
      <w:r w:rsidR="00BF3E64">
        <w:rPr>
          <w:rFonts w:hint="eastAsia"/>
          <w:sz w:val="24"/>
        </w:rPr>
        <w:t>77</w:t>
      </w:r>
    </w:p>
    <w:tbl>
      <w:tblPr>
        <w:tblStyle w:val="af"/>
        <w:tblW w:w="0" w:type="auto"/>
        <w:tblInd w:w="900" w:type="dxa"/>
        <w:tblLook w:val="04A0" w:firstRow="1" w:lastRow="0" w:firstColumn="1" w:lastColumn="0" w:noHBand="0" w:noVBand="1"/>
      </w:tblPr>
      <w:tblGrid>
        <w:gridCol w:w="914"/>
        <w:gridCol w:w="1188"/>
        <w:gridCol w:w="1266"/>
        <w:gridCol w:w="1589"/>
        <w:gridCol w:w="1201"/>
        <w:gridCol w:w="1238"/>
      </w:tblGrid>
      <w:tr w:rsidR="00B92F2A" w:rsidTr="004115E6">
        <w:tc>
          <w:tcPr>
            <w:tcW w:w="914" w:type="dxa"/>
          </w:tcPr>
          <w:p w:rsidR="00B92F2A" w:rsidRDefault="00B92F2A" w:rsidP="00325885">
            <w:pPr>
              <w:pStyle w:val="a3"/>
              <w:spacing w:line="360" w:lineRule="auto"/>
              <w:ind w:firstLineChars="0" w:firstLine="0"/>
              <w:rPr>
                <w:sz w:val="24"/>
              </w:rPr>
            </w:pPr>
          </w:p>
        </w:tc>
        <w:tc>
          <w:tcPr>
            <w:tcW w:w="1188"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6"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1"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38"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4115E6">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88" w:type="dxa"/>
          </w:tcPr>
          <w:p w:rsidR="00B92F2A" w:rsidRDefault="008F1056" w:rsidP="00325885">
            <w:pPr>
              <w:pStyle w:val="a3"/>
              <w:spacing w:line="360" w:lineRule="auto"/>
              <w:ind w:firstLineChars="0" w:firstLine="0"/>
              <w:rPr>
                <w:sz w:val="24"/>
              </w:rPr>
            </w:pPr>
            <w:r>
              <w:rPr>
                <w:rFonts w:hint="eastAsia"/>
                <w:sz w:val="24"/>
              </w:rPr>
              <w:t>-1069.84</w:t>
            </w:r>
          </w:p>
        </w:tc>
        <w:tc>
          <w:tcPr>
            <w:tcW w:w="1266" w:type="dxa"/>
          </w:tcPr>
          <w:p w:rsidR="00B92F2A" w:rsidRDefault="008F1056" w:rsidP="00325885">
            <w:pPr>
              <w:pStyle w:val="a3"/>
              <w:spacing w:line="360" w:lineRule="auto"/>
              <w:ind w:firstLineChars="0" w:firstLine="0"/>
              <w:rPr>
                <w:sz w:val="24"/>
              </w:rPr>
            </w:pPr>
            <w:r>
              <w:rPr>
                <w:rFonts w:hint="eastAsia"/>
                <w:sz w:val="24"/>
              </w:rPr>
              <w:t>-1250.03</w:t>
            </w:r>
          </w:p>
        </w:tc>
        <w:tc>
          <w:tcPr>
            <w:tcW w:w="1589" w:type="dxa"/>
          </w:tcPr>
          <w:p w:rsidR="00B92F2A" w:rsidRDefault="008F1056" w:rsidP="00325885">
            <w:pPr>
              <w:pStyle w:val="a3"/>
              <w:spacing w:line="360" w:lineRule="auto"/>
              <w:ind w:firstLineChars="0" w:firstLine="0"/>
              <w:rPr>
                <w:sz w:val="24"/>
              </w:rPr>
            </w:pPr>
            <w:r>
              <w:rPr>
                <w:rFonts w:hint="eastAsia"/>
                <w:sz w:val="24"/>
              </w:rPr>
              <w:t>-1249.39</w:t>
            </w:r>
          </w:p>
        </w:tc>
        <w:tc>
          <w:tcPr>
            <w:tcW w:w="1201" w:type="dxa"/>
          </w:tcPr>
          <w:p w:rsidR="00B92F2A" w:rsidRDefault="008F1056" w:rsidP="00325885">
            <w:pPr>
              <w:pStyle w:val="a3"/>
              <w:spacing w:line="360" w:lineRule="auto"/>
              <w:ind w:firstLineChars="0" w:firstLine="0"/>
              <w:rPr>
                <w:sz w:val="24"/>
              </w:rPr>
            </w:pPr>
            <w:r>
              <w:rPr>
                <w:rFonts w:hint="eastAsia"/>
                <w:sz w:val="24"/>
              </w:rPr>
              <w:t>-949.363</w:t>
            </w:r>
          </w:p>
        </w:tc>
        <w:tc>
          <w:tcPr>
            <w:tcW w:w="1238" w:type="dxa"/>
          </w:tcPr>
          <w:p w:rsidR="00B92F2A" w:rsidRDefault="008F1056" w:rsidP="00325885">
            <w:pPr>
              <w:pStyle w:val="a3"/>
              <w:spacing w:line="360" w:lineRule="auto"/>
              <w:ind w:firstLineChars="0" w:firstLine="0"/>
              <w:rPr>
                <w:sz w:val="24"/>
              </w:rPr>
            </w:pPr>
            <w:r>
              <w:rPr>
                <w:rFonts w:hint="eastAsia"/>
                <w:sz w:val="24"/>
              </w:rPr>
              <w:t>-2898.08</w:t>
            </w:r>
          </w:p>
        </w:tc>
      </w:tr>
    </w:tbl>
    <w:p w:rsidR="003E200D" w:rsidRPr="005B3405" w:rsidRDefault="005B3405" w:rsidP="005B3405">
      <w:pPr>
        <w:spacing w:line="360" w:lineRule="auto"/>
        <w:ind w:firstLineChars="200" w:firstLine="480"/>
        <w:rPr>
          <w:sz w:val="24"/>
        </w:rPr>
      </w:pPr>
      <w:r w:rsidRPr="005B3405">
        <w:rPr>
          <w:rFonts w:hint="eastAsia"/>
          <w:sz w:val="24"/>
        </w:rPr>
        <w:t>在</w:t>
      </w:r>
      <w:r w:rsidRPr="005B3405">
        <w:rPr>
          <w:rFonts w:hint="eastAsia"/>
          <w:sz w:val="24"/>
        </w:rPr>
        <w:t>5</w:t>
      </w:r>
      <w:r w:rsidRPr="005B3405">
        <w:rPr>
          <w:rFonts w:hint="eastAsia"/>
          <w:sz w:val="24"/>
        </w:rPr>
        <w:t>个样本中样本</w:t>
      </w:r>
      <w:r w:rsidRPr="005B3405">
        <w:rPr>
          <w:rFonts w:hint="eastAsia"/>
          <w:sz w:val="24"/>
        </w:rPr>
        <w:t>1</w:t>
      </w:r>
      <w:r w:rsidRPr="005B3405">
        <w:rPr>
          <w:rFonts w:hint="eastAsia"/>
          <w:sz w:val="24"/>
        </w:rPr>
        <w:t>、</w:t>
      </w:r>
      <w:r w:rsidRPr="005B3405">
        <w:rPr>
          <w:rFonts w:hint="eastAsia"/>
          <w:sz w:val="24"/>
        </w:rPr>
        <w:t>2</w:t>
      </w:r>
      <w:r w:rsidRPr="005B3405">
        <w:rPr>
          <w:rFonts w:hint="eastAsia"/>
          <w:sz w:val="24"/>
        </w:rPr>
        <w:t>、</w:t>
      </w:r>
      <w:r w:rsidRPr="005B3405">
        <w:rPr>
          <w:rFonts w:hint="eastAsia"/>
          <w:sz w:val="24"/>
        </w:rPr>
        <w:t>3</w:t>
      </w:r>
      <w:r w:rsidRPr="005B3405">
        <w:rPr>
          <w:rFonts w:hint="eastAsia"/>
          <w:sz w:val="24"/>
        </w:rPr>
        <w:t>、</w:t>
      </w:r>
      <w:r w:rsidRPr="005B3405">
        <w:rPr>
          <w:rFonts w:hint="eastAsia"/>
          <w:sz w:val="24"/>
        </w:rPr>
        <w:t>4</w:t>
      </w:r>
      <w:r w:rsidRPr="005B3405">
        <w:rPr>
          <w:rFonts w:hint="eastAsia"/>
          <w:sz w:val="24"/>
        </w:rPr>
        <w:t>都成功识别</w:t>
      </w:r>
      <w:r w:rsidR="008C59DD">
        <w:rPr>
          <w:rFonts w:hint="eastAsia"/>
          <w:sz w:val="24"/>
        </w:rPr>
        <w:t>，只有样本</w:t>
      </w:r>
      <w:r w:rsidR="008C59DD">
        <w:rPr>
          <w:rFonts w:hint="eastAsia"/>
          <w:sz w:val="24"/>
        </w:rPr>
        <w:t>5</w:t>
      </w:r>
      <w:r w:rsidR="008C59DD">
        <w:rPr>
          <w:rFonts w:hint="eastAsia"/>
          <w:sz w:val="24"/>
        </w:rPr>
        <w:t>识别结果为同是女生的</w:t>
      </w:r>
      <w:r w:rsidR="008C59DD">
        <w:rPr>
          <w:rFonts w:hint="eastAsia"/>
          <w:sz w:val="24"/>
        </w:rPr>
        <w:t>Liuchang</w:t>
      </w:r>
      <w:r w:rsidR="008C59DD">
        <w:rPr>
          <w:rFonts w:hint="eastAsia"/>
          <w:sz w:val="24"/>
        </w:rPr>
        <w:t>。</w:t>
      </w:r>
      <w:r w:rsidR="00950C16">
        <w:rPr>
          <w:rFonts w:hint="eastAsia"/>
          <w:sz w:val="24"/>
        </w:rPr>
        <w:t>整个系统识别率达到</w:t>
      </w:r>
      <w:r w:rsidR="00950C16">
        <w:rPr>
          <w:rFonts w:hint="eastAsia"/>
          <w:sz w:val="24"/>
        </w:rPr>
        <w:t>80%</w:t>
      </w:r>
      <w:r w:rsidR="00EA7FA4">
        <w:rPr>
          <w:rFonts w:hint="eastAsia"/>
          <w:sz w:val="24"/>
        </w:rPr>
        <w:t>。</w:t>
      </w:r>
    </w:p>
    <w:p w:rsidR="00614B3C" w:rsidRDefault="00614B3C">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F35642"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56" w:name="_Toc490471953"/>
      <w:r>
        <w:rPr>
          <w:rFonts w:asciiTheme="minorEastAsia" w:eastAsiaTheme="minorEastAsia" w:hAnsiTheme="minorEastAsia" w:hint="eastAsia"/>
          <w:b/>
          <w:color w:val="000000"/>
          <w:sz w:val="32"/>
          <w:szCs w:val="32"/>
        </w:rPr>
        <w:lastRenderedPageBreak/>
        <w:t>Windows</w:t>
      </w:r>
      <w:r>
        <w:rPr>
          <w:rFonts w:asciiTheme="minorEastAsia" w:eastAsiaTheme="minorEastAsia" w:hAnsiTheme="minorEastAsia"/>
          <w:b/>
          <w:color w:val="000000"/>
          <w:sz w:val="32"/>
          <w:szCs w:val="32"/>
        </w:rPr>
        <w:t xml:space="preserve"> H</w:t>
      </w:r>
      <w:r>
        <w:rPr>
          <w:rFonts w:asciiTheme="minorEastAsia" w:eastAsiaTheme="minorEastAsia" w:hAnsiTheme="minorEastAsia" w:hint="eastAsia"/>
          <w:b/>
          <w:color w:val="000000"/>
          <w:sz w:val="32"/>
          <w:szCs w:val="32"/>
        </w:rPr>
        <w:t>ello</w:t>
      </w:r>
      <w:r w:rsidR="00152A6F" w:rsidRPr="00152A6F">
        <w:rPr>
          <w:rFonts w:asciiTheme="minorEastAsia" w:eastAsiaTheme="minorEastAsia" w:hAnsiTheme="minorEastAsia" w:hint="eastAsia"/>
          <w:b/>
          <w:color w:val="000000"/>
          <w:sz w:val="32"/>
          <w:szCs w:val="32"/>
        </w:rPr>
        <w:t>应用</w:t>
      </w:r>
      <w:bookmarkEnd w:id="56"/>
    </w:p>
    <w:p w:rsidR="00D307EE" w:rsidRDefault="007E485A" w:rsidP="007E485A">
      <w:pPr>
        <w:spacing w:line="360" w:lineRule="auto"/>
        <w:ind w:firstLineChars="200" w:firstLine="480"/>
        <w:rPr>
          <w:sz w:val="24"/>
        </w:rPr>
      </w:pPr>
      <w:r w:rsidRPr="007E485A">
        <w:rPr>
          <w:rFonts w:hint="eastAsia"/>
          <w:sz w:val="24"/>
        </w:rPr>
        <w:t>Windows</w:t>
      </w:r>
      <w:r w:rsidRPr="007E485A">
        <w:rPr>
          <w:sz w:val="24"/>
        </w:rPr>
        <w:t xml:space="preserve"> H</w:t>
      </w:r>
      <w:r w:rsidRPr="007E485A">
        <w:rPr>
          <w:rFonts w:hint="eastAsia"/>
          <w:sz w:val="24"/>
        </w:rPr>
        <w:t>ello</w:t>
      </w:r>
      <w:r w:rsidRPr="007E485A">
        <w:rPr>
          <w:rFonts w:hint="eastAsia"/>
          <w:sz w:val="24"/>
        </w:rPr>
        <w:t>是操作系统</w:t>
      </w:r>
      <w:r w:rsidRPr="007E485A">
        <w:rPr>
          <w:rFonts w:hint="eastAsia"/>
          <w:sz w:val="24"/>
        </w:rPr>
        <w:t>Windows</w:t>
      </w:r>
      <w:r w:rsidRPr="007E485A">
        <w:rPr>
          <w:sz w:val="24"/>
        </w:rPr>
        <w:t xml:space="preserve"> </w:t>
      </w:r>
      <w:r w:rsidRPr="007E485A">
        <w:rPr>
          <w:rFonts w:hint="eastAsia"/>
          <w:sz w:val="24"/>
        </w:rPr>
        <w:t>10</w:t>
      </w:r>
      <w:r w:rsidRPr="007E485A">
        <w:rPr>
          <w:rFonts w:hint="eastAsia"/>
          <w:sz w:val="24"/>
        </w:rPr>
        <w:t>中新提出的一种生物验证方法</w:t>
      </w:r>
      <w:r w:rsidR="00F11DE7">
        <w:rPr>
          <w:rFonts w:hint="eastAsia"/>
          <w:sz w:val="24"/>
        </w:rPr>
        <w:t>。</w:t>
      </w:r>
      <w:r w:rsidR="00C93DEC">
        <w:rPr>
          <w:rFonts w:hint="eastAsia"/>
          <w:sz w:val="24"/>
        </w:rPr>
        <w:t>它可以通过采集登陆者的数据进行后台验证，从而跳过输入密码的过程。</w:t>
      </w:r>
    </w:p>
    <w:p w:rsidR="00FF6806" w:rsidRDefault="00E96719" w:rsidP="007E485A">
      <w:pPr>
        <w:spacing w:line="360" w:lineRule="auto"/>
        <w:ind w:firstLineChars="200" w:firstLine="480"/>
        <w:rPr>
          <w:sz w:val="24"/>
        </w:rPr>
      </w:pPr>
      <w:r>
        <w:rPr>
          <w:rFonts w:hint="eastAsia"/>
          <w:sz w:val="24"/>
        </w:rPr>
        <w:t>在本课题中，我们采用麦克风来采集登陆者信息</w:t>
      </w:r>
      <w:r w:rsidR="001927DC">
        <w:rPr>
          <w:rFonts w:hint="eastAsia"/>
          <w:sz w:val="24"/>
        </w:rPr>
        <w:t>，如果验证成功，则将密码组合成键盘消息发送给系统登陆程序（</w:t>
      </w:r>
      <w:r w:rsidR="001927DC">
        <w:rPr>
          <w:rFonts w:hint="eastAsia"/>
          <w:sz w:val="24"/>
        </w:rPr>
        <w:t>logon</w:t>
      </w:r>
      <w:r w:rsidR="001927DC">
        <w:rPr>
          <w:sz w:val="24"/>
        </w:rPr>
        <w:t>UI.exe</w:t>
      </w:r>
      <w:r w:rsidR="001927DC">
        <w:rPr>
          <w:rFonts w:hint="eastAsia"/>
          <w:sz w:val="24"/>
        </w:rPr>
        <w:t>）</w:t>
      </w:r>
      <w:r w:rsidR="00F6189A">
        <w:rPr>
          <w:rFonts w:hint="eastAsia"/>
          <w:sz w:val="24"/>
        </w:rPr>
        <w:t>；如果验证失败，则弹出提示信息。</w:t>
      </w:r>
    </w:p>
    <w:p w:rsidR="00E63525" w:rsidRDefault="00E63525" w:rsidP="00E63525">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7" w:name="_Toc490471954"/>
      <w:r>
        <w:rPr>
          <w:rFonts w:asciiTheme="minorEastAsia" w:eastAsiaTheme="minorEastAsia" w:hAnsiTheme="minorEastAsia" w:hint="eastAsia"/>
          <w:b/>
          <w:color w:val="000000"/>
          <w:sz w:val="28"/>
          <w:szCs w:val="28"/>
        </w:rPr>
        <w:t>在Windows登陆界面运行自定义程序</w:t>
      </w:r>
      <w:bookmarkEnd w:id="57"/>
    </w:p>
    <w:p w:rsidR="0037243F" w:rsidRDefault="0046278F" w:rsidP="00EE38E3">
      <w:pPr>
        <w:pStyle w:val="a3"/>
        <w:numPr>
          <w:ilvl w:val="0"/>
          <w:numId w:val="16"/>
        </w:numPr>
        <w:spacing w:line="360" w:lineRule="auto"/>
        <w:ind w:firstLineChars="0"/>
        <w:rPr>
          <w:sz w:val="24"/>
        </w:rPr>
      </w:pPr>
      <w:r w:rsidRPr="0046278F">
        <w:rPr>
          <w:rFonts w:hint="eastAsia"/>
          <w:sz w:val="24"/>
        </w:rPr>
        <w:t>在系统中运行“</w:t>
      </w:r>
      <w:r w:rsidRPr="0046278F">
        <w:rPr>
          <w:rFonts w:hint="eastAsia"/>
          <w:sz w:val="24"/>
        </w:rPr>
        <w:t>regedit</w:t>
      </w:r>
      <w:r w:rsidRPr="0046278F">
        <w:rPr>
          <w:rFonts w:hint="eastAsia"/>
          <w:sz w:val="24"/>
        </w:rPr>
        <w:t>”打开注册表，定位到注册表的</w:t>
      </w:r>
      <w:r w:rsidRPr="0046278F">
        <w:rPr>
          <w:rFonts w:hint="eastAsia"/>
          <w:sz w:val="24"/>
        </w:rPr>
        <w:t>HKEY_LOCAL_MAC</w:t>
      </w:r>
      <w:r w:rsidR="0072763F">
        <w:rPr>
          <w:rFonts w:hint="eastAsia"/>
          <w:sz w:val="24"/>
        </w:rPr>
        <w:t>HINE\SOFTWARE\Microsoft\Windows</w:t>
      </w:r>
      <w:r w:rsidRPr="0046278F">
        <w:rPr>
          <w:rFonts w:hint="eastAsia"/>
          <w:sz w:val="24"/>
        </w:rPr>
        <w:t>NT\CurrentVersion\Image File Execution Options</w:t>
      </w:r>
      <w:r w:rsidR="00ED713E">
        <w:rPr>
          <w:rFonts w:hint="eastAsia"/>
          <w:sz w:val="24"/>
        </w:rPr>
        <w:t>；</w:t>
      </w:r>
    </w:p>
    <w:p w:rsidR="0072763F" w:rsidRPr="004655A4" w:rsidRDefault="0072763F"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在[Image File Execution Options]上点击右键，选择[新建]-[项]，将其命名为 utilman.exe；</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点击[</w:t>
      </w:r>
      <w:r w:rsidRPr="004655A4">
        <w:rPr>
          <w:rFonts w:asciiTheme="minorEastAsia" w:eastAsiaTheme="minorEastAsia" w:hAnsiTheme="minorEastAsia" w:hint="eastAsia"/>
          <w:color w:val="000000"/>
          <w:sz w:val="24"/>
          <w:shd w:val="clear" w:color="auto" w:fill="FFFFFF"/>
        </w:rPr>
        <w:t>utilman.exe</w:t>
      </w:r>
      <w:r>
        <w:rPr>
          <w:rFonts w:asciiTheme="minorEastAsia" w:eastAsiaTheme="minorEastAsia" w:hAnsiTheme="minorEastAsia" w:hint="eastAsia"/>
          <w:color w:val="000000"/>
          <w:sz w:val="24"/>
          <w:shd w:val="clear" w:color="auto" w:fill="FFFFFF"/>
        </w:rPr>
        <w:t>]，在右侧空白处单击右键，选择[新建]</w:t>
      </w:r>
      <w:r>
        <w:rPr>
          <w:rFonts w:asciiTheme="minorEastAsia" w:eastAsiaTheme="minorEastAsia" w:hAnsiTheme="minorEastAsia"/>
          <w:color w:val="000000"/>
          <w:sz w:val="24"/>
          <w:shd w:val="clear" w:color="auto" w:fill="FFFFFF"/>
        </w:rPr>
        <w:t>-</w:t>
      </w:r>
      <w:r>
        <w:rPr>
          <w:rFonts w:asciiTheme="minorEastAsia" w:eastAsiaTheme="minorEastAsia" w:hAnsiTheme="minorEastAsia" w:hint="eastAsia"/>
          <w:color w:val="000000"/>
          <w:sz w:val="24"/>
          <w:shd w:val="clear" w:color="auto" w:fill="FFFFFF"/>
        </w:rPr>
        <w:t>[字符串值]，命名为[</w:t>
      </w:r>
      <w:r w:rsidRPr="004655A4">
        <w:rPr>
          <w:rFonts w:asciiTheme="minorEastAsia" w:eastAsiaTheme="minorEastAsia" w:hAnsiTheme="minorEastAsia" w:hint="eastAsia"/>
          <w:color w:val="000000"/>
          <w:sz w:val="24"/>
          <w:shd w:val="clear" w:color="auto" w:fill="FFFFFF"/>
        </w:rPr>
        <w:t>Debugger</w:t>
      </w:r>
      <w:r>
        <w:rPr>
          <w:rFonts w:asciiTheme="minorEastAsia" w:eastAsiaTheme="minorEastAsia" w:hAnsiTheme="minorEastAsia" w:hint="eastAsia"/>
          <w:color w:val="000000"/>
          <w:sz w:val="24"/>
          <w:shd w:val="clear" w:color="auto" w:fill="FFFFFF"/>
        </w:rPr>
        <w:t>]</w:t>
      </w:r>
      <w:r w:rsidR="00ED713E">
        <w:rPr>
          <w:rFonts w:asciiTheme="minorEastAsia" w:eastAsiaTheme="minorEastAsia" w:hAnsiTheme="minorEastAsia" w:hint="eastAsia"/>
          <w:color w:val="000000"/>
          <w:sz w:val="24"/>
          <w:shd w:val="clear" w:color="auto" w:fill="FFFFFF"/>
        </w:rPr>
        <w:t>；</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双击打开Debugger</w:t>
      </w:r>
      <w:r>
        <w:rPr>
          <w:rFonts w:asciiTheme="minorEastAsia" w:eastAsiaTheme="minorEastAsia" w:hAnsiTheme="minorEastAsia" w:hint="eastAsia"/>
          <w:color w:val="000000"/>
          <w:sz w:val="24"/>
          <w:shd w:val="clear" w:color="auto" w:fill="FFFFFF"/>
        </w:rPr>
        <w:t>，将其数值数据框中输入要打开程序的路径，如[任务管理器]</w:t>
      </w:r>
      <w:r w:rsidRPr="004655A4">
        <w:rPr>
          <w:rFonts w:asciiTheme="minorEastAsia" w:eastAsiaTheme="minorEastAsia" w:hAnsiTheme="minorEastAsia" w:hint="eastAsia"/>
          <w:color w:val="000000"/>
          <w:sz w:val="24"/>
          <w:shd w:val="clear" w:color="auto" w:fill="FFFFFF"/>
        </w:rPr>
        <w:t>：C:\Windows\System32\taskmgr.exe</w:t>
      </w:r>
      <w:r w:rsidR="00ED713E">
        <w:rPr>
          <w:rFonts w:asciiTheme="minorEastAsia" w:eastAsiaTheme="minorEastAsia" w:hAnsiTheme="minorEastAsia" w:hint="eastAsia"/>
          <w:color w:val="000000"/>
          <w:sz w:val="24"/>
          <w:shd w:val="clear" w:color="auto" w:fill="FFFFFF"/>
        </w:rPr>
        <w:t>；</w:t>
      </w:r>
    </w:p>
    <w:p w:rsidR="004655A4" w:rsidRPr="004655A4" w:rsidRDefault="008A738A"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设置完成后，在锁定界面点击“轻松使用”将不会打开菜单，而是</w:t>
      </w:r>
      <w:r w:rsidR="004655A4" w:rsidRPr="004655A4">
        <w:rPr>
          <w:rFonts w:asciiTheme="minorEastAsia" w:eastAsiaTheme="minorEastAsia" w:hAnsiTheme="minorEastAsia" w:hint="eastAsia"/>
          <w:color w:val="000000"/>
          <w:sz w:val="24"/>
          <w:shd w:val="clear" w:color="auto" w:fill="FFFFFF"/>
        </w:rPr>
        <w:t>启动修改后的程序</w:t>
      </w:r>
      <w:r w:rsidR="00ED713E">
        <w:rPr>
          <w:rFonts w:asciiTheme="minorEastAsia" w:eastAsiaTheme="minorEastAsia" w:hAnsiTheme="minorEastAsia" w:hint="eastAsia"/>
          <w:color w:val="000000"/>
          <w:sz w:val="24"/>
          <w:shd w:val="clear" w:color="auto" w:fill="FFFFFF"/>
        </w:rPr>
        <w:t>；</w:t>
      </w:r>
      <w:r w:rsidR="00DA5EA4">
        <w:rPr>
          <w:rFonts w:asciiTheme="minorEastAsia" w:eastAsiaTheme="minorEastAsia" w:hAnsiTheme="minorEastAsia" w:hint="eastAsia"/>
          <w:color w:val="000000"/>
          <w:sz w:val="24"/>
          <w:shd w:val="clear" w:color="auto" w:fill="FFFFFF"/>
        </w:rPr>
        <w:t>从而在Windows登陆界面运行声纹识别程序。</w:t>
      </w:r>
    </w:p>
    <w:p w:rsidR="00174D58" w:rsidRDefault="00153755" w:rsidP="00524683">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8" w:name="_Toc490471955"/>
      <w:r>
        <w:rPr>
          <w:rFonts w:asciiTheme="minorEastAsia" w:eastAsiaTheme="minorEastAsia" w:hAnsiTheme="minorEastAsia" w:hint="eastAsia"/>
          <w:b/>
          <w:color w:val="000000"/>
          <w:sz w:val="28"/>
          <w:szCs w:val="28"/>
        </w:rPr>
        <w:t>系统应用流程</w:t>
      </w:r>
      <w:bookmarkEnd w:id="58"/>
    </w:p>
    <w:p w:rsidR="00357873" w:rsidRDefault="007456A4" w:rsidP="00991DBC">
      <w:pPr>
        <w:spacing w:line="360" w:lineRule="auto"/>
        <w:ind w:firstLineChars="200" w:firstLine="480"/>
        <w:rPr>
          <w:sz w:val="24"/>
        </w:rPr>
      </w:pPr>
      <w:r w:rsidRPr="00991DBC">
        <w:rPr>
          <w:rFonts w:hint="eastAsia"/>
          <w:sz w:val="24"/>
        </w:rPr>
        <w:t>在系统</w:t>
      </w:r>
      <w:r w:rsidR="00A96FC6">
        <w:rPr>
          <w:rFonts w:hint="eastAsia"/>
          <w:sz w:val="24"/>
        </w:rPr>
        <w:t>进入</w:t>
      </w:r>
      <w:r w:rsidRPr="00991DBC">
        <w:rPr>
          <w:rFonts w:hint="eastAsia"/>
          <w:sz w:val="24"/>
        </w:rPr>
        <w:t>登陆界面时能够启动</w:t>
      </w:r>
      <w:r w:rsidR="00991DBC" w:rsidRPr="00991DBC">
        <w:rPr>
          <w:rFonts w:hint="eastAsia"/>
          <w:sz w:val="24"/>
        </w:rPr>
        <w:t>该应用</w:t>
      </w:r>
      <w:r w:rsidR="00A96FC6">
        <w:rPr>
          <w:rFonts w:hint="eastAsia"/>
          <w:sz w:val="24"/>
        </w:rPr>
        <w:t>。应用启动后会立即启动系统默认的录音设备开始采集说话人的信息。</w:t>
      </w:r>
      <w:r w:rsidR="006B45AB">
        <w:rPr>
          <w:rFonts w:hint="eastAsia"/>
          <w:sz w:val="24"/>
        </w:rPr>
        <w:t>接着应用程序会休眠</w:t>
      </w:r>
      <w:r w:rsidR="006B45AB">
        <w:rPr>
          <w:rFonts w:hint="eastAsia"/>
          <w:sz w:val="24"/>
        </w:rPr>
        <w:t>5500ms</w:t>
      </w:r>
      <w:r w:rsidR="006B45AB">
        <w:rPr>
          <w:rFonts w:hint="eastAsia"/>
          <w:sz w:val="24"/>
        </w:rPr>
        <w:t>，在此段时间之内，录音线程会自动将采集到的信息写入指定的缓冲区内。当结休眠结束，应用调用停止录音操作，录音线程将所有采集到的信息写入文件中供后面使用。（录音文件长度约</w:t>
      </w:r>
      <w:r w:rsidR="006B45AB">
        <w:rPr>
          <w:rFonts w:hint="eastAsia"/>
          <w:sz w:val="24"/>
        </w:rPr>
        <w:t>5s</w:t>
      </w:r>
      <w:r w:rsidR="006B45AB">
        <w:rPr>
          <w:rFonts w:hint="eastAsia"/>
          <w:sz w:val="24"/>
        </w:rPr>
        <w:t>，其中</w:t>
      </w:r>
      <w:r w:rsidR="006B45AB">
        <w:rPr>
          <w:rFonts w:hint="eastAsia"/>
          <w:sz w:val="24"/>
        </w:rPr>
        <w:t>500ms</w:t>
      </w:r>
      <w:r w:rsidR="006B45AB">
        <w:rPr>
          <w:rFonts w:hint="eastAsia"/>
          <w:sz w:val="24"/>
        </w:rPr>
        <w:t>用于启动并设置录音设备用</w:t>
      </w:r>
      <w:r w:rsidR="00EC1903">
        <w:rPr>
          <w:rFonts w:hint="eastAsia"/>
          <w:sz w:val="24"/>
        </w:rPr>
        <w:t>。</w:t>
      </w:r>
      <w:r w:rsidR="006B45AB">
        <w:rPr>
          <w:rFonts w:hint="eastAsia"/>
          <w:sz w:val="24"/>
        </w:rPr>
        <w:t>）</w:t>
      </w:r>
    </w:p>
    <w:p w:rsidR="008331A0" w:rsidRPr="00991DBC" w:rsidRDefault="008331A0" w:rsidP="00991DBC">
      <w:pPr>
        <w:spacing w:line="360" w:lineRule="auto"/>
        <w:ind w:firstLineChars="200" w:firstLine="480"/>
        <w:rPr>
          <w:sz w:val="24"/>
        </w:rPr>
      </w:pPr>
      <w:r>
        <w:rPr>
          <w:rFonts w:hint="eastAsia"/>
          <w:sz w:val="24"/>
        </w:rPr>
        <w:t>获取到录音文件后，应用开始读取文件数据，将数据提取出来进行信号初始化并计算信号的特征参数。</w:t>
      </w:r>
      <w:r w:rsidR="000F1F85">
        <w:rPr>
          <w:rFonts w:hint="eastAsia"/>
          <w:sz w:val="24"/>
        </w:rPr>
        <w:t>然后将库存中的数据提取出来，创建高斯混合模型，将预识别人的特征参数放入库存中每个人的高斯混合模型中，计算最大概率。</w:t>
      </w:r>
      <w:r w:rsidR="00DE15A6">
        <w:rPr>
          <w:rFonts w:hint="eastAsia"/>
          <w:sz w:val="24"/>
        </w:rPr>
        <w:t>如</w:t>
      </w:r>
      <w:r w:rsidR="00DE15A6">
        <w:rPr>
          <w:rFonts w:hint="eastAsia"/>
          <w:sz w:val="24"/>
        </w:rPr>
        <w:lastRenderedPageBreak/>
        <w:t>果最大概率是预先设置的设备使用者的</w:t>
      </w:r>
      <w:r w:rsidR="00F13309">
        <w:rPr>
          <w:rFonts w:hint="eastAsia"/>
          <w:sz w:val="24"/>
        </w:rPr>
        <w:t>数据集，那么系统会向</w:t>
      </w:r>
      <w:r w:rsidR="00F13309">
        <w:rPr>
          <w:rFonts w:hint="eastAsia"/>
          <w:sz w:val="24"/>
        </w:rPr>
        <w:t>Logon</w:t>
      </w:r>
      <w:r w:rsidR="00F13309">
        <w:rPr>
          <w:sz w:val="24"/>
        </w:rPr>
        <w:t>UI</w:t>
      </w:r>
      <w:r w:rsidR="00F13309">
        <w:rPr>
          <w:rFonts w:hint="eastAsia"/>
          <w:sz w:val="24"/>
        </w:rPr>
        <w:t>.</w:t>
      </w:r>
      <w:r w:rsidR="00F13309">
        <w:rPr>
          <w:sz w:val="24"/>
        </w:rPr>
        <w:t>exe</w:t>
      </w:r>
      <w:r w:rsidR="00F13309">
        <w:rPr>
          <w:rFonts w:hint="eastAsia"/>
          <w:sz w:val="24"/>
        </w:rPr>
        <w:t>发送</w:t>
      </w:r>
      <w:r w:rsidR="00714CC9">
        <w:rPr>
          <w:noProof/>
        </w:rPr>
        <mc:AlternateContent>
          <mc:Choice Requires="wps">
            <w:drawing>
              <wp:anchor distT="0" distB="0" distL="114300" distR="114300" simplePos="0" relativeHeight="251703296" behindDoc="0" locked="0" layoutInCell="1" allowOverlap="1" wp14:anchorId="56836EDF" wp14:editId="0B413935">
                <wp:simplePos x="0" y="0"/>
                <wp:positionH relativeFrom="column">
                  <wp:posOffset>1021715</wp:posOffset>
                </wp:positionH>
                <wp:positionV relativeFrom="paragraph">
                  <wp:posOffset>6334125</wp:posOffset>
                </wp:positionV>
                <wp:extent cx="284797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rsidR="00F26339" w:rsidRPr="00E1639D" w:rsidRDefault="00F26339" w:rsidP="00714CC9">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14</w:t>
                            </w:r>
                            <w:r>
                              <w:fldChar w:fldCharType="end"/>
                            </w:r>
                            <w:r>
                              <w:t xml:space="preserve"> Windows Hello</w:t>
                            </w:r>
                            <w:r>
                              <w:t>应用</w:t>
                            </w:r>
                            <w:r>
                              <w:rPr>
                                <w:rFonts w:hint="eastAsia"/>
                              </w:rPr>
                              <w:t>处理流程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36EDF" id="文本框 30" o:spid="_x0000_s1039" type="#_x0000_t202" style="position:absolute;left:0;text-align:left;margin-left:80.45pt;margin-top:498.75pt;width:224.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" stroked="f">
                <v:textbox style="mso-fit-shape-to-text:t" inset="0,0,0,0">
                  <w:txbxContent>
                    <w:p w:rsidR="00F26339" w:rsidRPr="00E1639D" w:rsidRDefault="00F26339" w:rsidP="00714CC9">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14</w:t>
                      </w:r>
                      <w:r>
                        <w:fldChar w:fldCharType="end"/>
                      </w:r>
                      <w:r>
                        <w:t xml:space="preserve"> Windows Hello</w:t>
                      </w:r>
                      <w:r>
                        <w:t>应用</w:t>
                      </w:r>
                      <w:r>
                        <w:rPr>
                          <w:rFonts w:hint="eastAsia"/>
                        </w:rPr>
                        <w:t>处理流程</w:t>
                      </w:r>
                    </w:p>
                  </w:txbxContent>
                </v:textbox>
                <w10:wrap type="topAndBottom"/>
              </v:shape>
            </w:pict>
          </mc:Fallback>
        </mc:AlternateContent>
      </w:r>
      <w:r w:rsidR="00714CC9">
        <w:rPr>
          <w:rFonts w:hint="eastAsia"/>
          <w:noProof/>
          <w:sz w:val="24"/>
        </w:rPr>
        <w:drawing>
          <wp:anchor distT="0" distB="0" distL="114300" distR="114300" simplePos="0" relativeHeight="251701248" behindDoc="0" locked="0" layoutInCell="1" allowOverlap="1">
            <wp:simplePos x="0" y="0"/>
            <wp:positionH relativeFrom="column">
              <wp:posOffset>1021727</wp:posOffset>
            </wp:positionH>
            <wp:positionV relativeFrom="paragraph">
              <wp:posOffset>724487</wp:posOffset>
            </wp:positionV>
            <wp:extent cx="2847975" cy="5553075"/>
            <wp:effectExtent l="0" t="0" r="9525"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14.png"/>
                    <pic:cNvPicPr/>
                  </pic:nvPicPr>
                  <pic:blipFill>
                    <a:blip r:embed="rId41">
                      <a:extLst>
                        <a:ext uri="{28A0092B-C50C-407E-A947-70E740481C1C}">
                          <a14:useLocalDpi xmlns:a14="http://schemas.microsoft.com/office/drawing/2010/main" val="0"/>
                        </a:ext>
                      </a:extLst>
                    </a:blip>
                    <a:stretch>
                      <a:fillRect/>
                    </a:stretch>
                  </pic:blipFill>
                  <pic:spPr>
                    <a:xfrm>
                      <a:off x="0" y="0"/>
                      <a:ext cx="2847975" cy="5553075"/>
                    </a:xfrm>
                    <a:prstGeom prst="rect">
                      <a:avLst/>
                    </a:prstGeom>
                  </pic:spPr>
                </pic:pic>
              </a:graphicData>
            </a:graphic>
            <wp14:sizeRelH relativeFrom="page">
              <wp14:pctWidth>0</wp14:pctWidth>
            </wp14:sizeRelH>
            <wp14:sizeRelV relativeFrom="page">
              <wp14:pctHeight>0</wp14:pctHeight>
            </wp14:sizeRelV>
          </wp:anchor>
        </w:drawing>
      </w:r>
      <w:r w:rsidR="00F13309">
        <w:rPr>
          <w:rFonts w:hint="eastAsia"/>
          <w:sz w:val="24"/>
        </w:rPr>
        <w:t>登陆密码的组合消息</w:t>
      </w:r>
      <w:r w:rsidR="00912E90">
        <w:rPr>
          <w:rFonts w:hint="eastAsia"/>
          <w:sz w:val="24"/>
        </w:rPr>
        <w:t>。否则，则弹出提示。从而实现快速登陆。</w:t>
      </w:r>
    </w:p>
    <w:p w:rsidR="00606D89" w:rsidRDefault="00606D89">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59" w:name="_Toc490471956"/>
      <w:r w:rsidRPr="00152A6F">
        <w:rPr>
          <w:rFonts w:asciiTheme="minorEastAsia" w:eastAsiaTheme="minorEastAsia" w:hAnsiTheme="minorEastAsia" w:hint="eastAsia"/>
          <w:b/>
          <w:color w:val="000000"/>
          <w:sz w:val="32"/>
          <w:szCs w:val="32"/>
        </w:rPr>
        <w:lastRenderedPageBreak/>
        <w:t>结语</w:t>
      </w:r>
      <w:bookmarkEnd w:id="59"/>
    </w:p>
    <w:p w:rsidR="006F191A" w:rsidRDefault="006F191A" w:rsidP="001F4E82">
      <w:pPr>
        <w:spacing w:line="360" w:lineRule="auto"/>
        <w:ind w:firstLineChars="200" w:firstLine="480"/>
        <w:rPr>
          <w:sz w:val="24"/>
        </w:rPr>
      </w:pPr>
      <w:r w:rsidRPr="001F4E82">
        <w:rPr>
          <w:rFonts w:hint="eastAsia"/>
          <w:sz w:val="24"/>
        </w:rPr>
        <w:t>本文研究的内容是基于</w:t>
      </w:r>
      <w:r w:rsidR="00A94E0D">
        <w:rPr>
          <w:rFonts w:hint="eastAsia"/>
          <w:sz w:val="24"/>
        </w:rPr>
        <w:t>M</w:t>
      </w:r>
      <w:r w:rsidR="00A94E0D">
        <w:rPr>
          <w:sz w:val="24"/>
        </w:rPr>
        <w:t>FCC</w:t>
      </w:r>
      <w:r w:rsidR="00A94E0D">
        <w:rPr>
          <w:rFonts w:hint="eastAsia"/>
          <w:sz w:val="24"/>
        </w:rPr>
        <w:t>倒谱系数和高斯混合模型</w:t>
      </w:r>
      <w:r w:rsidR="00A94E0D">
        <w:rPr>
          <w:rFonts w:hint="eastAsia"/>
          <w:sz w:val="24"/>
        </w:rPr>
        <w:t>G</w:t>
      </w:r>
      <w:r w:rsidR="00A94E0D">
        <w:rPr>
          <w:sz w:val="24"/>
        </w:rPr>
        <w:t>MM</w:t>
      </w:r>
      <w:r w:rsidR="00A94E0D">
        <w:rPr>
          <w:rFonts w:hint="eastAsia"/>
          <w:sz w:val="24"/>
        </w:rPr>
        <w:t>的说话人识别系统。其中主要是对说话人识别所采用的特征向量进行了研究，给出了</w:t>
      </w:r>
      <w:r w:rsidR="00A94E0D">
        <w:rPr>
          <w:rFonts w:hint="eastAsia"/>
          <w:sz w:val="24"/>
        </w:rPr>
        <w:t>M</w:t>
      </w:r>
      <w:r w:rsidR="00A94E0D">
        <w:rPr>
          <w:sz w:val="24"/>
        </w:rPr>
        <w:t>FCC</w:t>
      </w:r>
      <w:r w:rsidR="00A94E0D">
        <w:rPr>
          <w:rFonts w:hint="eastAsia"/>
          <w:sz w:val="24"/>
        </w:rPr>
        <w:t>倒谱系数的具体提取过程和算法。还有高斯混合模型</w:t>
      </w:r>
      <w:r w:rsidR="00036A73">
        <w:rPr>
          <w:rFonts w:hint="eastAsia"/>
          <w:sz w:val="24"/>
        </w:rPr>
        <w:t>的研究，最终将高斯混合模型与实际应用相结合起来，完成了这样一个</w:t>
      </w:r>
      <w:r w:rsidR="00036A73">
        <w:rPr>
          <w:rFonts w:hint="eastAsia"/>
          <w:sz w:val="24"/>
        </w:rPr>
        <w:t>W</w:t>
      </w:r>
      <w:r w:rsidR="00036A73">
        <w:rPr>
          <w:sz w:val="24"/>
        </w:rPr>
        <w:t>indows H</w:t>
      </w:r>
      <w:r w:rsidR="00036A73">
        <w:rPr>
          <w:rFonts w:hint="eastAsia"/>
          <w:sz w:val="24"/>
        </w:rPr>
        <w:t>ello</w:t>
      </w:r>
      <w:r w:rsidR="00036A73">
        <w:rPr>
          <w:rFonts w:hint="eastAsia"/>
          <w:sz w:val="24"/>
        </w:rPr>
        <w:t>的声纹识别系统。</w:t>
      </w:r>
    </w:p>
    <w:p w:rsidR="00661D3B" w:rsidRDefault="00B46887" w:rsidP="001F4E82">
      <w:pPr>
        <w:spacing w:line="360" w:lineRule="auto"/>
        <w:ind w:firstLineChars="200" w:firstLine="480"/>
        <w:rPr>
          <w:sz w:val="24"/>
        </w:rPr>
      </w:pPr>
      <w:r>
        <w:rPr>
          <w:rFonts w:hint="eastAsia"/>
          <w:sz w:val="24"/>
        </w:rPr>
        <w:t>起初想到这个题目是从朋友那里听来的“语音签名”这个词汇。原本是准备制作医疗信息系统（因为原先的指导老师做了医疗信息系统公司的高级技术顾问，准备利用现有条件开发产值的高新技术系统）</w:t>
      </w:r>
      <w:r w:rsidR="003B45D1">
        <w:rPr>
          <w:rFonts w:hint="eastAsia"/>
          <w:sz w:val="24"/>
        </w:rPr>
        <w:t>，但我个人的意思是将“语音签名”的本质声纹识别结合身边的应用做出一个发展。所以我就想到了</w:t>
      </w:r>
      <w:r w:rsidR="003B45D1">
        <w:rPr>
          <w:rFonts w:hint="eastAsia"/>
          <w:sz w:val="24"/>
        </w:rPr>
        <w:t>W</w:t>
      </w:r>
      <w:r w:rsidR="003B45D1">
        <w:rPr>
          <w:sz w:val="24"/>
        </w:rPr>
        <w:t>indows H</w:t>
      </w:r>
      <w:r w:rsidR="003B45D1">
        <w:rPr>
          <w:rFonts w:hint="eastAsia"/>
          <w:sz w:val="24"/>
        </w:rPr>
        <w:t>ello</w:t>
      </w:r>
      <w:r w:rsidR="003B45D1">
        <w:rPr>
          <w:rFonts w:hint="eastAsia"/>
          <w:sz w:val="24"/>
        </w:rPr>
        <w:t>这样一个概念。</w:t>
      </w:r>
    </w:p>
    <w:p w:rsidR="003C5302" w:rsidRDefault="003C5302" w:rsidP="001F4E82">
      <w:pPr>
        <w:spacing w:line="360" w:lineRule="auto"/>
        <w:ind w:firstLineChars="200" w:firstLine="480"/>
        <w:rPr>
          <w:sz w:val="24"/>
        </w:rPr>
      </w:pPr>
      <w:r>
        <w:rPr>
          <w:rFonts w:hint="eastAsia"/>
          <w:sz w:val="24"/>
        </w:rPr>
        <w:t>经过一个学期的准备与三个月的制作，浏览了</w:t>
      </w:r>
      <w:r>
        <w:rPr>
          <w:rFonts w:hint="eastAsia"/>
          <w:sz w:val="24"/>
        </w:rPr>
        <w:t>44</w:t>
      </w:r>
      <w:r>
        <w:rPr>
          <w:rFonts w:hint="eastAsia"/>
          <w:sz w:val="24"/>
        </w:rPr>
        <w:t>篇论文，参考了</w:t>
      </w:r>
      <w:r>
        <w:rPr>
          <w:rFonts w:hint="eastAsia"/>
          <w:sz w:val="24"/>
        </w:rPr>
        <w:t>68</w:t>
      </w:r>
      <w:r>
        <w:rPr>
          <w:rFonts w:hint="eastAsia"/>
          <w:sz w:val="24"/>
        </w:rPr>
        <w:t>篇网络技术博客，终于完成了本系统。</w:t>
      </w:r>
      <w:r w:rsidR="00BB6568">
        <w:rPr>
          <w:rFonts w:hint="eastAsia"/>
          <w:sz w:val="24"/>
        </w:rPr>
        <w:t>这个系统最终只是一个实验系统，期待未来能够真正的与微软公司合作，加入声纹识别这样一个认证方式</w:t>
      </w:r>
      <w:r w:rsidR="00F04BE3">
        <w:rPr>
          <w:rFonts w:hint="eastAsia"/>
          <w:sz w:val="24"/>
        </w:rPr>
        <w:t>。</w:t>
      </w:r>
    </w:p>
    <w:p w:rsidR="003B4264" w:rsidRPr="001F4E82" w:rsidRDefault="003B4264" w:rsidP="001F4E82">
      <w:pPr>
        <w:spacing w:line="360" w:lineRule="auto"/>
        <w:ind w:firstLineChars="200" w:firstLine="480"/>
        <w:rPr>
          <w:sz w:val="24"/>
        </w:rPr>
      </w:pPr>
      <w:r>
        <w:rPr>
          <w:rFonts w:hint="eastAsia"/>
          <w:sz w:val="24"/>
        </w:rPr>
        <w:t>最后，希望有一天，说话人识别技术能够真正成熟起来，与其他技术结合起来在现实生活中大放异彩。</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F06163"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60" w:name="_Toc490471957"/>
      <w:r w:rsidRPr="00152A6F">
        <w:rPr>
          <w:rFonts w:asciiTheme="minorEastAsia" w:eastAsiaTheme="minorEastAsia" w:hAnsiTheme="minorEastAsia" w:hint="eastAsia"/>
          <w:b/>
          <w:color w:val="000000"/>
          <w:sz w:val="32"/>
          <w:szCs w:val="32"/>
        </w:rPr>
        <w:lastRenderedPageBreak/>
        <w:t>参考文献</w:t>
      </w:r>
      <w:bookmarkEnd w:id="60"/>
    </w:p>
    <w:p w:rsidR="003323C1" w:rsidRPr="00253A89" w:rsidRDefault="003323C1" w:rsidP="00AC237C">
      <w:pPr>
        <w:snapToGrid w:val="0"/>
        <w:rPr>
          <w:rFonts w:asciiTheme="minorEastAsia" w:eastAsiaTheme="minorEastAsia" w:hAnsiTheme="minorEastAsia"/>
          <w:b/>
          <w:color w:val="000000"/>
          <w:sz w:val="28"/>
          <w:szCs w:val="28"/>
        </w:rPr>
      </w:pPr>
      <w:r w:rsidRPr="00253A89">
        <w:rPr>
          <w:rFonts w:asciiTheme="minorEastAsia" w:eastAsiaTheme="minorEastAsia" w:hAnsiTheme="minorEastAsia" w:hint="eastAsia"/>
          <w:b/>
          <w:color w:val="000000"/>
          <w:sz w:val="28"/>
          <w:szCs w:val="28"/>
        </w:rPr>
        <w:t>基础框架部分</w:t>
      </w:r>
      <w:r w:rsidR="000F2874" w:rsidRPr="00253A89">
        <w:rPr>
          <w:rFonts w:asciiTheme="minorEastAsia" w:eastAsiaTheme="minorEastAsia" w:hAnsiTheme="minorEastAsia" w:hint="eastAsia"/>
          <w:b/>
          <w:color w:val="000000"/>
          <w:sz w:val="28"/>
          <w:szCs w:val="28"/>
        </w:rPr>
        <w:t>：</w:t>
      </w:r>
    </w:p>
    <w:p w:rsidR="00F95122" w:rsidRDefault="00F95122" w:rsidP="00F95122">
      <w:pPr>
        <w:spacing w:line="400" w:lineRule="exact"/>
        <w:jc w:val="left"/>
        <w:rPr>
          <w:rFonts w:ascii="宋体" w:hAnsi="宋体" w:cs="宋体"/>
          <w:color w:val="000000"/>
          <w:szCs w:val="21"/>
        </w:rPr>
      </w:pPr>
      <w:r w:rsidRPr="00F47972">
        <w:rPr>
          <w:rFonts w:ascii="宋体" w:hAnsi="宋体" w:cs="宋体"/>
          <w:color w:val="000000"/>
          <w:szCs w:val="21"/>
        </w:rPr>
        <w:t xml:space="preserve">[1]  </w:t>
      </w:r>
      <w:r>
        <w:rPr>
          <w:rFonts w:ascii="宋体" w:hAnsi="宋体" w:cs="宋体" w:hint="eastAsia"/>
          <w:color w:val="000000"/>
          <w:szCs w:val="21"/>
        </w:rPr>
        <w:t>杨胜跃</w:t>
      </w:r>
      <w:r>
        <w:rPr>
          <w:rFonts w:ascii="宋体" w:hAnsi="宋体" w:cs="宋体"/>
          <w:color w:val="000000"/>
          <w:szCs w:val="21"/>
        </w:rPr>
        <w:t>，</w:t>
      </w:r>
      <w:r>
        <w:rPr>
          <w:rFonts w:ascii="宋体" w:hAnsi="宋体" w:cs="宋体" w:hint="eastAsia"/>
          <w:color w:val="000000"/>
          <w:szCs w:val="21"/>
        </w:rPr>
        <w:t>周宴宇</w:t>
      </w:r>
      <w:r w:rsidRPr="00F47972">
        <w:rPr>
          <w:rFonts w:ascii="宋体" w:hAnsi="宋体" w:cs="宋体"/>
          <w:color w:val="000000"/>
          <w:szCs w:val="21"/>
        </w:rPr>
        <w:t xml:space="preserve">. </w:t>
      </w:r>
      <w:r>
        <w:rPr>
          <w:rFonts w:ascii="宋体" w:hAnsi="宋体" w:cs="宋体" w:hint="eastAsia"/>
          <w:color w:val="000000"/>
          <w:szCs w:val="21"/>
        </w:rPr>
        <w:t>语音信号端点检测方法与展望</w:t>
      </w:r>
      <w:r w:rsidRPr="00F47972">
        <w:rPr>
          <w:rFonts w:ascii="宋体" w:hAnsi="宋体" w:cs="宋体"/>
          <w:color w:val="000000"/>
          <w:szCs w:val="21"/>
        </w:rPr>
        <w:t>.</w:t>
      </w:r>
      <w:r>
        <w:rPr>
          <w:rFonts w:ascii="宋体" w:hAnsi="宋体" w:cs="宋体" w:hint="eastAsia"/>
          <w:color w:val="000000"/>
          <w:szCs w:val="21"/>
        </w:rPr>
        <w:t xml:space="preserve"> [J]</w:t>
      </w:r>
      <w:r w:rsidR="003675E0">
        <w:rPr>
          <w:rFonts w:ascii="宋体" w:hAnsi="宋体" w:cs="宋体" w:hint="eastAsia"/>
          <w:color w:val="000000"/>
          <w:szCs w:val="21"/>
        </w:rPr>
        <w:t>.通信技术</w:t>
      </w:r>
      <w:r>
        <w:rPr>
          <w:rFonts w:ascii="宋体" w:hAnsi="宋体" w:cs="宋体"/>
          <w:color w:val="000000"/>
          <w:szCs w:val="21"/>
        </w:rPr>
        <w:t xml:space="preserve">, </w:t>
      </w:r>
      <w:r>
        <w:rPr>
          <w:rFonts w:ascii="宋体" w:hAnsi="宋体" w:cs="宋体" w:hint="eastAsia"/>
          <w:color w:val="000000"/>
          <w:szCs w:val="21"/>
        </w:rPr>
        <w:t>2005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07</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0005</w:t>
      </w:r>
      <w:r w:rsidRPr="00F47972">
        <w:rPr>
          <w:rFonts w:ascii="宋体" w:hAnsi="宋体" w:cs="宋体" w:hint="eastAsia"/>
          <w:color w:val="000000"/>
          <w:szCs w:val="21"/>
        </w:rPr>
        <w:t>-</w:t>
      </w:r>
      <w:r>
        <w:rPr>
          <w:rFonts w:ascii="宋体" w:hAnsi="宋体" w:cs="宋体" w:hint="eastAsia"/>
          <w:color w:val="000000"/>
          <w:szCs w:val="21"/>
        </w:rPr>
        <w:t>04</w:t>
      </w:r>
      <w:r w:rsidRPr="00F47972">
        <w:rPr>
          <w:rFonts w:ascii="宋体" w:hAnsi="宋体" w:cs="宋体"/>
          <w:color w:val="000000"/>
          <w:szCs w:val="21"/>
        </w:rPr>
        <w:t>．</w:t>
      </w:r>
    </w:p>
    <w:p w:rsidR="00A64E1B" w:rsidRPr="00F47972" w:rsidRDefault="00A64E1B" w:rsidP="00A64E1B">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Pr="00F47972">
        <w:rPr>
          <w:rFonts w:ascii="宋体" w:hAnsi="宋体" w:cs="宋体"/>
          <w:color w:val="000000"/>
          <w:szCs w:val="21"/>
        </w:rPr>
        <w:t xml:space="preserve">] </w:t>
      </w:r>
      <w:r w:rsidR="00815944">
        <w:rPr>
          <w:rFonts w:ascii="宋体" w:hAnsi="宋体" w:cs="宋体"/>
          <w:color w:val="000000"/>
          <w:szCs w:val="21"/>
        </w:rPr>
        <w:t xml:space="preserve"> </w:t>
      </w:r>
      <w:r>
        <w:rPr>
          <w:rFonts w:ascii="宋体" w:hAnsi="宋体" w:cs="宋体" w:hint="eastAsia"/>
          <w:color w:val="000000"/>
          <w:szCs w:val="21"/>
        </w:rPr>
        <w:t>刘波</w:t>
      </w:r>
      <w:r w:rsidRPr="00F47972">
        <w:rPr>
          <w:rFonts w:ascii="宋体" w:hAnsi="宋体" w:cs="宋体"/>
          <w:color w:val="000000"/>
          <w:szCs w:val="21"/>
        </w:rPr>
        <w:t>.</w:t>
      </w:r>
      <w:r>
        <w:rPr>
          <w:rFonts w:ascii="宋体" w:hAnsi="宋体" w:cs="宋体" w:hint="eastAsia"/>
          <w:color w:val="000000"/>
          <w:szCs w:val="21"/>
        </w:rPr>
        <w:t>基于短时能量和过零率分析的语音端点检测方法研究</w:t>
      </w:r>
      <w:r w:rsidRPr="00F47972">
        <w:rPr>
          <w:rFonts w:ascii="宋体" w:hAnsi="宋体" w:cs="宋体"/>
          <w:color w:val="000000"/>
          <w:szCs w:val="21"/>
        </w:rPr>
        <w:t>[R].</w:t>
      </w:r>
      <w:r>
        <w:rPr>
          <w:rFonts w:ascii="宋体" w:hAnsi="宋体" w:cs="宋体" w:hint="eastAsia"/>
          <w:color w:val="000000"/>
          <w:szCs w:val="21"/>
        </w:rPr>
        <w:t>湖北武汉</w:t>
      </w:r>
      <w:r w:rsidRPr="00F47972">
        <w:rPr>
          <w:rFonts w:ascii="宋体" w:hAnsi="宋体" w:cs="宋体"/>
          <w:color w:val="000000"/>
          <w:szCs w:val="21"/>
        </w:rPr>
        <w:t>：</w:t>
      </w:r>
      <w:r>
        <w:rPr>
          <w:rFonts w:ascii="宋体" w:hAnsi="宋体" w:cs="宋体" w:hint="eastAsia"/>
          <w:color w:val="000000"/>
          <w:szCs w:val="21"/>
        </w:rPr>
        <w:t>武汉理工大学信息工程学院</w:t>
      </w:r>
      <w:r>
        <w:rPr>
          <w:rFonts w:ascii="宋体" w:hAnsi="宋体" w:cs="宋体"/>
          <w:color w:val="000000"/>
          <w:szCs w:val="21"/>
        </w:rPr>
        <w:t>，</w:t>
      </w:r>
      <w:r>
        <w:rPr>
          <w:rFonts w:ascii="宋体" w:hAnsi="宋体" w:cs="宋体" w:hint="eastAsia"/>
          <w:color w:val="000000"/>
          <w:szCs w:val="21"/>
        </w:rPr>
        <w:t>2004</w:t>
      </w:r>
      <w:r w:rsidRPr="00F47972">
        <w:rPr>
          <w:rFonts w:ascii="宋体" w:hAnsi="宋体" w:cs="宋体"/>
          <w:color w:val="000000"/>
          <w:szCs w:val="21"/>
        </w:rPr>
        <w:t>．</w:t>
      </w:r>
    </w:p>
    <w:p w:rsidR="00815944" w:rsidRPr="00F47972" w:rsidRDefault="00815944" w:rsidP="00815944">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3</w:t>
      </w:r>
      <w:r w:rsidRPr="00F47972">
        <w:rPr>
          <w:rFonts w:ascii="宋体" w:hAnsi="宋体" w:cs="宋体"/>
          <w:color w:val="000000"/>
          <w:szCs w:val="21"/>
        </w:rPr>
        <w:t xml:space="preserve">]  </w:t>
      </w:r>
      <w:r w:rsidR="00BC6384">
        <w:rPr>
          <w:rFonts w:ascii="宋体" w:hAnsi="宋体" w:cs="宋体" w:hint="eastAsia"/>
          <w:color w:val="000000"/>
          <w:szCs w:val="21"/>
        </w:rPr>
        <w:t>李爱平</w:t>
      </w:r>
      <w:r w:rsidR="00BC6384">
        <w:rPr>
          <w:rFonts w:ascii="宋体" w:hAnsi="宋体" w:cs="宋体"/>
          <w:color w:val="000000"/>
          <w:szCs w:val="21"/>
        </w:rPr>
        <w:t>，</w:t>
      </w:r>
      <w:r w:rsidR="00BC6384">
        <w:rPr>
          <w:rFonts w:ascii="宋体" w:hAnsi="宋体" w:cs="宋体" w:hint="eastAsia"/>
          <w:color w:val="000000"/>
          <w:szCs w:val="21"/>
        </w:rPr>
        <w:t>党幼云</w:t>
      </w:r>
      <w:r w:rsidRPr="00F47972">
        <w:rPr>
          <w:rFonts w:ascii="宋体" w:hAnsi="宋体" w:cs="宋体"/>
          <w:color w:val="000000"/>
          <w:szCs w:val="21"/>
        </w:rPr>
        <w:t xml:space="preserve">. </w:t>
      </w:r>
      <w:r w:rsidR="00BC6384">
        <w:rPr>
          <w:rFonts w:ascii="宋体" w:hAnsi="宋体" w:cs="宋体" w:hint="eastAsia"/>
          <w:color w:val="000000"/>
          <w:szCs w:val="21"/>
        </w:rPr>
        <w:t>V</w:t>
      </w:r>
      <w:r w:rsidR="00BC6384">
        <w:rPr>
          <w:rFonts w:ascii="宋体" w:hAnsi="宋体" w:cs="宋体"/>
          <w:color w:val="000000"/>
          <w:szCs w:val="21"/>
        </w:rPr>
        <w:t>Q</w:t>
      </w:r>
      <w:r w:rsidR="00BC6384">
        <w:rPr>
          <w:rFonts w:ascii="宋体" w:hAnsi="宋体" w:cs="宋体" w:hint="eastAsia"/>
          <w:color w:val="000000"/>
          <w:szCs w:val="21"/>
        </w:rPr>
        <w:t>声纹识别算法和实验</w:t>
      </w:r>
      <w:r w:rsidRPr="00F47972">
        <w:rPr>
          <w:rFonts w:ascii="宋体" w:hAnsi="宋体" w:cs="宋体"/>
          <w:color w:val="000000"/>
          <w:szCs w:val="21"/>
        </w:rPr>
        <w:t>.</w:t>
      </w:r>
      <w:r w:rsidRPr="00F47972">
        <w:rPr>
          <w:rFonts w:ascii="宋体" w:hAnsi="宋体" w:cs="宋体" w:hint="eastAsia"/>
          <w:color w:val="000000"/>
          <w:szCs w:val="21"/>
        </w:rPr>
        <w:t xml:space="preserve"> [J].</w:t>
      </w:r>
      <w:r w:rsidR="00BC6384">
        <w:rPr>
          <w:rFonts w:ascii="宋体" w:hAnsi="宋体" w:cs="宋体" w:hint="eastAsia"/>
          <w:color w:val="000000"/>
          <w:szCs w:val="21"/>
        </w:rPr>
        <w:t>西安工程科技学院学报</w:t>
      </w:r>
      <w:r w:rsidR="00BC6384">
        <w:rPr>
          <w:rFonts w:ascii="宋体" w:hAnsi="宋体" w:cs="宋体"/>
          <w:color w:val="000000"/>
          <w:szCs w:val="21"/>
        </w:rPr>
        <w:t xml:space="preserve">, </w:t>
      </w:r>
      <w:r w:rsidR="00BC6384">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sidR="00BC6384">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sidR="00F46B84">
        <w:rPr>
          <w:rFonts w:ascii="宋体" w:hAnsi="宋体" w:cs="宋体" w:hint="eastAsia"/>
          <w:color w:val="000000"/>
          <w:szCs w:val="21"/>
        </w:rPr>
        <w:t>0848</w:t>
      </w:r>
      <w:r w:rsidRPr="00F47972">
        <w:rPr>
          <w:rFonts w:ascii="宋体" w:hAnsi="宋体" w:cs="宋体" w:hint="eastAsia"/>
          <w:color w:val="000000"/>
          <w:szCs w:val="21"/>
        </w:rPr>
        <w:t>-</w:t>
      </w:r>
      <w:r w:rsidR="00F46B84">
        <w:rPr>
          <w:rFonts w:ascii="宋体" w:hAnsi="宋体" w:cs="宋体" w:hint="eastAsia"/>
          <w:color w:val="000000"/>
          <w:szCs w:val="21"/>
        </w:rPr>
        <w:t>04</w:t>
      </w:r>
      <w:r w:rsidRPr="00F47972">
        <w:rPr>
          <w:rFonts w:ascii="宋体" w:hAnsi="宋体" w:cs="宋体"/>
          <w:color w:val="000000"/>
          <w:szCs w:val="21"/>
        </w:rPr>
        <w:t>．</w:t>
      </w:r>
    </w:p>
    <w:p w:rsidR="00DA3E61" w:rsidRPr="00F47972" w:rsidRDefault="00DA3E61" w:rsidP="00DA3E6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4</w:t>
      </w:r>
      <w:r w:rsidRPr="00F47972">
        <w:rPr>
          <w:rFonts w:ascii="宋体" w:hAnsi="宋体" w:cs="宋体"/>
          <w:color w:val="000000"/>
          <w:szCs w:val="21"/>
        </w:rPr>
        <w:t xml:space="preserve">]  </w:t>
      </w:r>
      <w:r>
        <w:rPr>
          <w:rFonts w:ascii="宋体" w:hAnsi="宋体" w:cs="宋体" w:hint="eastAsia"/>
          <w:color w:val="000000"/>
          <w:szCs w:val="21"/>
        </w:rPr>
        <w:t>周跃海</w:t>
      </w:r>
      <w:r>
        <w:rPr>
          <w:rFonts w:ascii="宋体" w:hAnsi="宋体" w:cs="宋体"/>
          <w:color w:val="000000"/>
          <w:szCs w:val="21"/>
        </w:rPr>
        <w:t>，</w:t>
      </w:r>
      <w:r>
        <w:rPr>
          <w:rFonts w:ascii="宋体" w:hAnsi="宋体" w:cs="宋体" w:hint="eastAsia"/>
          <w:color w:val="000000"/>
          <w:szCs w:val="21"/>
        </w:rPr>
        <w:t>童峰</w:t>
      </w:r>
      <w:r w:rsidRPr="00F47972">
        <w:rPr>
          <w:rFonts w:ascii="宋体" w:hAnsi="宋体" w:cs="宋体"/>
          <w:color w:val="000000"/>
          <w:szCs w:val="21"/>
        </w:rPr>
        <w:t xml:space="preserve">. </w:t>
      </w:r>
      <w:r>
        <w:rPr>
          <w:rFonts w:ascii="宋体" w:hAnsi="宋体" w:cs="宋体" w:hint="eastAsia"/>
          <w:color w:val="000000"/>
          <w:szCs w:val="21"/>
        </w:rPr>
        <w:t>采用D</w:t>
      </w:r>
      <w:r>
        <w:rPr>
          <w:rFonts w:ascii="宋体" w:hAnsi="宋体" w:cs="宋体"/>
          <w:color w:val="000000"/>
          <w:szCs w:val="21"/>
        </w:rPr>
        <w:t>TW</w:t>
      </w:r>
      <w:r>
        <w:rPr>
          <w:rFonts w:ascii="宋体" w:hAnsi="宋体" w:cs="宋体" w:hint="eastAsia"/>
          <w:color w:val="000000"/>
          <w:szCs w:val="21"/>
        </w:rPr>
        <w:t>算法和语音增强的嵌入式声纹识别系统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厦门大学学报</w:t>
      </w:r>
      <w:r>
        <w:rPr>
          <w:rFonts w:ascii="宋体" w:hAnsi="宋体" w:cs="宋体"/>
          <w:color w:val="000000"/>
          <w:szCs w:val="21"/>
        </w:rPr>
        <w:t xml:space="preserve">, </w:t>
      </w:r>
      <w:r>
        <w:rPr>
          <w:rFonts w:ascii="宋体" w:hAnsi="宋体" w:cs="宋体" w:hint="eastAsia"/>
          <w:color w:val="000000"/>
          <w:szCs w:val="21"/>
        </w:rPr>
        <w:t>2012</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51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0174</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r w:rsidRPr="00F47972" w:rsidDel="005E3385">
        <w:rPr>
          <w:rFonts w:ascii="宋体" w:hAnsi="宋体" w:cs="宋体" w:hint="eastAsia"/>
          <w:color w:val="000000"/>
          <w:szCs w:val="21"/>
        </w:rPr>
        <w:t xml:space="preserve"> </w:t>
      </w:r>
    </w:p>
    <w:p w:rsidR="00A64E1B" w:rsidRDefault="00A65140" w:rsidP="00F95122">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5</w:t>
      </w:r>
      <w:r w:rsidRPr="00F47972">
        <w:rPr>
          <w:rFonts w:ascii="宋体" w:hAnsi="宋体" w:cs="宋体"/>
          <w:color w:val="000000"/>
          <w:szCs w:val="21"/>
        </w:rPr>
        <w:t xml:space="preserve">]  </w:t>
      </w:r>
      <w:r>
        <w:rPr>
          <w:rFonts w:ascii="宋体" w:hAnsi="宋体" w:cs="宋体" w:hint="eastAsia"/>
          <w:color w:val="000000"/>
          <w:szCs w:val="21"/>
        </w:rPr>
        <w:t>于娴</w:t>
      </w:r>
      <w:r>
        <w:rPr>
          <w:rFonts w:ascii="宋体" w:hAnsi="宋体" w:cs="宋体"/>
          <w:color w:val="000000"/>
          <w:szCs w:val="21"/>
        </w:rPr>
        <w:t>，</w:t>
      </w:r>
      <w:r>
        <w:rPr>
          <w:rFonts w:ascii="宋体" w:hAnsi="宋体" w:cs="宋体" w:hint="eastAsia"/>
          <w:color w:val="000000"/>
          <w:szCs w:val="21"/>
        </w:rPr>
        <w:t>贺松</w:t>
      </w:r>
      <w:r w:rsidRPr="00F47972">
        <w:rPr>
          <w:rFonts w:ascii="宋体" w:hAnsi="宋体" w:cs="宋体"/>
          <w:color w:val="000000"/>
          <w:szCs w:val="21"/>
        </w:rPr>
        <w:t xml:space="preserve">. </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模型的声纹识别模式匹配研究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通信技术</w:t>
      </w:r>
      <w:r>
        <w:rPr>
          <w:rFonts w:ascii="宋体" w:hAnsi="宋体" w:cs="宋体"/>
          <w:color w:val="000000"/>
          <w:szCs w:val="21"/>
        </w:rPr>
        <w:t xml:space="preserve">, </w:t>
      </w:r>
      <w:r>
        <w:rPr>
          <w:rFonts w:ascii="宋体" w:hAnsi="宋体" w:cs="宋体" w:hint="eastAsia"/>
          <w:color w:val="000000"/>
          <w:szCs w:val="21"/>
        </w:rPr>
        <w:t>2015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48</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0097</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p>
    <w:p w:rsidR="00676784" w:rsidRDefault="00676784" w:rsidP="00676784">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王正创</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的声纹识别系统研究</w:t>
      </w:r>
      <w:r>
        <w:rPr>
          <w:rFonts w:ascii="宋体" w:hAnsi="宋体" w:cs="宋体"/>
          <w:color w:val="000000"/>
          <w:szCs w:val="21"/>
        </w:rPr>
        <w:t>[D]．</w:t>
      </w:r>
      <w:r>
        <w:rPr>
          <w:rFonts w:ascii="宋体" w:hAnsi="宋体" w:cs="宋体" w:hint="eastAsia"/>
          <w:color w:val="000000"/>
          <w:szCs w:val="21"/>
        </w:rPr>
        <w:t>无锡</w:t>
      </w:r>
      <w:r>
        <w:rPr>
          <w:rFonts w:ascii="宋体" w:hAnsi="宋体" w:cs="宋体"/>
          <w:color w:val="000000"/>
          <w:szCs w:val="21"/>
        </w:rPr>
        <w:t>：</w:t>
      </w:r>
      <w:r>
        <w:rPr>
          <w:rFonts w:ascii="宋体" w:hAnsi="宋体" w:cs="宋体" w:hint="eastAsia"/>
          <w:color w:val="000000"/>
          <w:szCs w:val="21"/>
        </w:rPr>
        <w:t>江南大学</w:t>
      </w:r>
      <w:r>
        <w:rPr>
          <w:rFonts w:ascii="宋体" w:hAnsi="宋体" w:cs="宋体"/>
          <w:color w:val="000000"/>
          <w:szCs w:val="21"/>
        </w:rPr>
        <w:t>，</w:t>
      </w:r>
      <w:r>
        <w:rPr>
          <w:rFonts w:ascii="宋体" w:hAnsi="宋体" w:cs="宋体" w:hint="eastAsia"/>
          <w:color w:val="000000"/>
          <w:szCs w:val="21"/>
        </w:rPr>
        <w:t>2014</w:t>
      </w:r>
      <w:r w:rsidRPr="00F47972">
        <w:rPr>
          <w:rFonts w:ascii="宋体" w:hAnsi="宋体" w:cs="宋体"/>
          <w:color w:val="000000"/>
          <w:szCs w:val="21"/>
        </w:rPr>
        <w:t>．</w:t>
      </w:r>
    </w:p>
    <w:p w:rsidR="004826B1" w:rsidRDefault="004826B1" w:rsidP="004826B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7</w:t>
      </w:r>
      <w:r w:rsidRPr="00F47972">
        <w:rPr>
          <w:rFonts w:ascii="宋体" w:hAnsi="宋体" w:cs="宋体"/>
          <w:color w:val="000000"/>
          <w:szCs w:val="21"/>
        </w:rPr>
        <w:t xml:space="preserve">]  </w:t>
      </w:r>
      <w:r>
        <w:rPr>
          <w:rFonts w:ascii="宋体" w:hAnsi="宋体" w:cs="宋体" w:hint="eastAsia"/>
          <w:color w:val="000000"/>
          <w:szCs w:val="21"/>
        </w:rPr>
        <w:t>鲁晓倩</w:t>
      </w:r>
      <w:r>
        <w:rPr>
          <w:rFonts w:ascii="宋体" w:hAnsi="宋体" w:cs="宋体"/>
          <w:color w:val="000000"/>
          <w:szCs w:val="21"/>
        </w:rPr>
        <w:t>，</w:t>
      </w:r>
      <w:r>
        <w:rPr>
          <w:rFonts w:ascii="宋体" w:hAnsi="宋体" w:cs="宋体" w:hint="eastAsia"/>
          <w:color w:val="000000"/>
          <w:szCs w:val="21"/>
        </w:rPr>
        <w:t>关胜晓</w:t>
      </w:r>
      <w:r w:rsidRPr="00F47972">
        <w:rPr>
          <w:rFonts w:ascii="宋体" w:hAnsi="宋体" w:cs="宋体"/>
          <w:color w:val="000000"/>
          <w:szCs w:val="21"/>
        </w:rPr>
        <w:t xml:space="preserve">. </w:t>
      </w:r>
      <w:r>
        <w:rPr>
          <w:rFonts w:ascii="宋体" w:hAnsi="宋体" w:cs="宋体" w:hint="eastAsia"/>
          <w:color w:val="000000"/>
          <w:szCs w:val="21"/>
        </w:rPr>
        <w:t>基于</w:t>
      </w:r>
      <w:r>
        <w:rPr>
          <w:rFonts w:ascii="宋体" w:hAnsi="宋体" w:cs="宋体"/>
          <w:color w:val="000000"/>
          <w:szCs w:val="21"/>
        </w:rPr>
        <w:t>VQ</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的实时声纹识别研究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w:t>
      </w:r>
    </w:p>
    <w:p w:rsidR="00B11239" w:rsidRDefault="00B11239" w:rsidP="00B11239">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8</w:t>
      </w:r>
      <w:r w:rsidRPr="00F47972">
        <w:rPr>
          <w:rFonts w:ascii="宋体" w:hAnsi="宋体" w:cs="宋体"/>
          <w:color w:val="000000"/>
          <w:szCs w:val="21"/>
        </w:rPr>
        <w:t xml:space="preserve">]  </w:t>
      </w:r>
      <w:r w:rsidRPr="00E66A64">
        <w:rPr>
          <w:rFonts w:ascii="宋体" w:hAnsi="宋体" w:cs="宋体" w:hint="eastAsia"/>
          <w:color w:val="000000"/>
          <w:szCs w:val="21"/>
        </w:rPr>
        <w:t>赵峰</w:t>
      </w:r>
      <w:r w:rsidRPr="00E66A64">
        <w:rPr>
          <w:rFonts w:ascii="宋体" w:hAnsi="宋体" w:cs="宋体"/>
          <w:color w:val="000000"/>
          <w:szCs w:val="21"/>
        </w:rPr>
        <w:t>,</w:t>
      </w:r>
      <w:r w:rsidRPr="00E66A64">
        <w:rPr>
          <w:rFonts w:ascii="宋体" w:hAnsi="宋体" w:cs="宋体" w:hint="eastAsia"/>
          <w:color w:val="000000"/>
          <w:szCs w:val="21"/>
        </w:rPr>
        <w:t>于洋</w:t>
      </w:r>
      <w:r w:rsidRPr="00F47972">
        <w:rPr>
          <w:rFonts w:ascii="宋体" w:hAnsi="宋体" w:cs="宋体"/>
          <w:color w:val="000000"/>
          <w:szCs w:val="21"/>
        </w:rPr>
        <w:t xml:space="preserve">. </w:t>
      </w:r>
      <w:r w:rsidRPr="00E66A64">
        <w:rPr>
          <w:rFonts w:ascii="宋体" w:hAnsi="宋体" w:cs="宋体" w:hint="eastAsia"/>
          <w:color w:val="000000"/>
          <w:szCs w:val="21"/>
        </w:rPr>
        <w:t>基于</w:t>
      </w:r>
      <w:r w:rsidRPr="00E66A64">
        <w:rPr>
          <w:rFonts w:ascii="宋体" w:hAnsi="宋体" w:cs="宋体"/>
          <w:color w:val="000000"/>
          <w:szCs w:val="21"/>
        </w:rPr>
        <w:t>VQ</w:t>
      </w:r>
      <w:r w:rsidRPr="00E66A64">
        <w:rPr>
          <w:rFonts w:ascii="宋体" w:hAnsi="宋体" w:cs="宋体" w:hint="eastAsia"/>
          <w:color w:val="000000"/>
          <w:szCs w:val="21"/>
        </w:rPr>
        <w:t>和</w:t>
      </w:r>
      <w:r w:rsidRPr="00E66A64">
        <w:rPr>
          <w:rFonts w:ascii="宋体" w:hAnsi="宋体" w:cs="宋体"/>
          <w:color w:val="000000"/>
          <w:szCs w:val="21"/>
        </w:rPr>
        <w:t xml:space="preserve">HMM </w:t>
      </w:r>
      <w:r w:rsidRPr="00E66A64">
        <w:rPr>
          <w:rFonts w:ascii="宋体" w:hAnsi="宋体" w:cs="宋体" w:hint="eastAsia"/>
          <w:color w:val="000000"/>
          <w:szCs w:val="21"/>
        </w:rPr>
        <w:t>的双层声纹识别算法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桂林电子科技大学学报</w:t>
      </w:r>
      <w:r>
        <w:rPr>
          <w:rFonts w:ascii="宋体" w:hAnsi="宋体" w:cs="宋体"/>
          <w:color w:val="000000"/>
          <w:szCs w:val="21"/>
        </w:rPr>
        <w:t xml:space="preserve">, </w:t>
      </w:r>
      <w:r>
        <w:rPr>
          <w:rFonts w:ascii="宋体" w:hAnsi="宋体" w:cs="宋体" w:hint="eastAsia"/>
          <w:color w:val="000000"/>
          <w:szCs w:val="21"/>
        </w:rPr>
        <w:t>2017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37</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0008</w:t>
      </w:r>
      <w:r w:rsidRPr="00F47972">
        <w:rPr>
          <w:rFonts w:ascii="宋体" w:hAnsi="宋体" w:cs="宋体" w:hint="eastAsia"/>
          <w:color w:val="000000"/>
          <w:szCs w:val="21"/>
        </w:rPr>
        <w:t>-</w:t>
      </w:r>
      <w:r>
        <w:rPr>
          <w:rFonts w:ascii="宋体" w:hAnsi="宋体" w:cs="宋体" w:hint="eastAsia"/>
          <w:color w:val="000000"/>
          <w:szCs w:val="21"/>
        </w:rPr>
        <w:t>07</w:t>
      </w:r>
      <w:r w:rsidRPr="00F47972">
        <w:rPr>
          <w:rFonts w:ascii="宋体" w:hAnsi="宋体" w:cs="宋体"/>
          <w:color w:val="000000"/>
          <w:szCs w:val="21"/>
        </w:rPr>
        <w:t>．</w:t>
      </w:r>
    </w:p>
    <w:p w:rsidR="00EA5AA8" w:rsidRDefault="00EA5AA8" w:rsidP="00EA5AA8">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hint="eastAsia"/>
          <w:color w:val="000000"/>
          <w:szCs w:val="21"/>
        </w:rPr>
        <w:t>臧晓笠</w:t>
      </w:r>
      <w:r w:rsidRPr="00F47972">
        <w:rPr>
          <w:rFonts w:ascii="宋体" w:hAnsi="宋体" w:cs="宋体"/>
          <w:color w:val="000000"/>
          <w:szCs w:val="21"/>
        </w:rPr>
        <w:t xml:space="preserve">. </w:t>
      </w:r>
      <w:r w:rsidRPr="00E66A64">
        <w:rPr>
          <w:rFonts w:ascii="宋体" w:hAnsi="宋体" w:cs="宋体" w:hint="eastAsia"/>
          <w:color w:val="000000"/>
          <w:szCs w:val="21"/>
        </w:rPr>
        <w:t>基于</w:t>
      </w:r>
      <w:r>
        <w:rPr>
          <w:rFonts w:ascii="宋体" w:hAnsi="宋体" w:cs="宋体" w:hint="eastAsia"/>
          <w:color w:val="000000"/>
          <w:szCs w:val="21"/>
        </w:rPr>
        <w:t>基于高斯混合模型G</w:t>
      </w:r>
      <w:r>
        <w:rPr>
          <w:rFonts w:ascii="宋体" w:hAnsi="宋体" w:cs="宋体"/>
          <w:color w:val="000000"/>
          <w:szCs w:val="21"/>
        </w:rPr>
        <w:t>MM</w:t>
      </w:r>
      <w:r>
        <w:rPr>
          <w:rFonts w:ascii="宋体" w:hAnsi="宋体" w:cs="宋体" w:hint="eastAsia"/>
          <w:color w:val="000000"/>
          <w:szCs w:val="21"/>
        </w:rPr>
        <w:t>的说话人识别方法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科技信息</w:t>
      </w:r>
      <w:r>
        <w:rPr>
          <w:rFonts w:ascii="宋体" w:hAnsi="宋体" w:cs="宋体"/>
          <w:color w:val="000000"/>
          <w:szCs w:val="21"/>
        </w:rPr>
        <w:t xml:space="preserve">, </w:t>
      </w:r>
      <w:r>
        <w:rPr>
          <w:rFonts w:ascii="宋体" w:hAnsi="宋体" w:cs="宋体" w:hint="eastAsia"/>
          <w:color w:val="000000"/>
          <w:szCs w:val="21"/>
        </w:rPr>
        <w:t>2006</w:t>
      </w:r>
    </w:p>
    <w:p w:rsidR="007011A9" w:rsidRDefault="007011A9"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10</w:t>
      </w:r>
      <w:r w:rsidRPr="00F47972">
        <w:rPr>
          <w:rFonts w:ascii="宋体" w:hAnsi="宋体" w:cs="宋体"/>
          <w:color w:val="000000"/>
          <w:szCs w:val="21"/>
        </w:rPr>
        <w:t xml:space="preserve">] </w:t>
      </w:r>
      <w:r>
        <w:rPr>
          <w:rFonts w:ascii="宋体" w:hAnsi="宋体" w:cs="宋体" w:hint="eastAsia"/>
          <w:color w:val="000000"/>
          <w:szCs w:val="21"/>
        </w:rPr>
        <w:t>辽宁工业大学</w:t>
      </w:r>
      <w:r w:rsidRPr="00F47972">
        <w:rPr>
          <w:rFonts w:ascii="宋体" w:hAnsi="宋体" w:cs="宋体"/>
          <w:color w:val="000000"/>
          <w:szCs w:val="21"/>
        </w:rPr>
        <w:t>.</w:t>
      </w:r>
      <w:r>
        <w:rPr>
          <w:rFonts w:ascii="宋体" w:hAnsi="宋体" w:cs="宋体" w:hint="eastAsia"/>
          <w:color w:val="000000"/>
          <w:szCs w:val="21"/>
        </w:rPr>
        <w:t>基于高斯混合模型的声纹识别方法及系统</w:t>
      </w:r>
      <w:r w:rsidRPr="00F47972">
        <w:rPr>
          <w:rFonts w:ascii="宋体" w:hAnsi="宋体" w:cs="宋体"/>
          <w:color w:val="000000"/>
          <w:szCs w:val="21"/>
        </w:rPr>
        <w:t>[P].</w:t>
      </w:r>
      <w:r>
        <w:rPr>
          <w:rFonts w:ascii="宋体" w:hAnsi="宋体" w:cs="宋体"/>
          <w:color w:val="000000"/>
          <w:szCs w:val="21"/>
        </w:rPr>
        <w:t>CN：</w:t>
      </w:r>
      <w:r>
        <w:rPr>
          <w:rFonts w:ascii="宋体" w:hAnsi="宋体" w:cs="宋体" w:hint="eastAsia"/>
          <w:color w:val="000000"/>
          <w:szCs w:val="21"/>
        </w:rPr>
        <w:t>102324232</w:t>
      </w:r>
      <w:r>
        <w:rPr>
          <w:rFonts w:ascii="宋体" w:hAnsi="宋体" w:cs="宋体"/>
          <w:color w:val="000000"/>
          <w:szCs w:val="21"/>
        </w:rPr>
        <w:t xml:space="preserve"> A，</w:t>
      </w:r>
      <w:r>
        <w:rPr>
          <w:rFonts w:ascii="宋体" w:hAnsi="宋体" w:cs="宋体" w:hint="eastAsia"/>
          <w:color w:val="000000"/>
          <w:szCs w:val="21"/>
        </w:rPr>
        <w:t>2011</w:t>
      </w:r>
      <w:r w:rsidRPr="00F47972">
        <w:rPr>
          <w:rFonts w:ascii="宋体" w:hAnsi="宋体" w:cs="宋体"/>
          <w:color w:val="000000"/>
          <w:szCs w:val="21"/>
        </w:rPr>
        <w:t>．</w:t>
      </w:r>
    </w:p>
    <w:p w:rsidR="009A4A9C" w:rsidRDefault="009A4A9C"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 xml:space="preserve">] </w:t>
      </w:r>
      <w:r w:rsidR="0021562A">
        <w:rPr>
          <w:rFonts w:ascii="宋体" w:hAnsi="宋体" w:cs="宋体"/>
          <w:color w:val="000000"/>
          <w:szCs w:val="21"/>
        </w:rPr>
        <w:t xml:space="preserve"> </w:t>
      </w:r>
      <w:r w:rsidR="009604A2">
        <w:rPr>
          <w:rFonts w:ascii="宋体" w:hAnsi="宋体" w:cs="宋体" w:hint="eastAsia"/>
          <w:color w:val="000000"/>
          <w:szCs w:val="21"/>
        </w:rPr>
        <w:t>张超琼</w:t>
      </w:r>
      <w:r w:rsidR="009604A2">
        <w:rPr>
          <w:rFonts w:ascii="宋体" w:hAnsi="宋体" w:cs="宋体"/>
          <w:color w:val="000000"/>
          <w:szCs w:val="21"/>
        </w:rPr>
        <w:t>，</w:t>
      </w:r>
      <w:r w:rsidR="009604A2">
        <w:rPr>
          <w:rFonts w:ascii="宋体" w:hAnsi="宋体" w:cs="宋体" w:hint="eastAsia"/>
          <w:color w:val="000000"/>
          <w:szCs w:val="21"/>
        </w:rPr>
        <w:t>苗夺谦</w:t>
      </w:r>
      <w:r w:rsidR="009604A2" w:rsidRPr="00F47972">
        <w:rPr>
          <w:rFonts w:ascii="宋体" w:hAnsi="宋体" w:cs="宋体"/>
          <w:color w:val="000000"/>
          <w:szCs w:val="21"/>
        </w:rPr>
        <w:t xml:space="preserve">. </w:t>
      </w:r>
      <w:r w:rsidR="009604A2">
        <w:rPr>
          <w:rFonts w:ascii="宋体" w:hAnsi="宋体" w:cs="宋体" w:hint="eastAsia"/>
          <w:color w:val="000000"/>
          <w:szCs w:val="21"/>
        </w:rPr>
        <w:t>基于高斯混合模型的语音性别识别</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[J].</w:t>
      </w:r>
      <w:r w:rsidR="009604A2">
        <w:rPr>
          <w:rFonts w:ascii="宋体" w:hAnsi="宋体" w:cs="宋体" w:hint="eastAsia"/>
          <w:color w:val="000000"/>
          <w:szCs w:val="21"/>
        </w:rPr>
        <w:t>计算机应用</w:t>
      </w:r>
      <w:r w:rsidR="009604A2">
        <w:rPr>
          <w:rFonts w:ascii="宋体" w:hAnsi="宋体" w:cs="宋体"/>
          <w:color w:val="000000"/>
          <w:szCs w:val="21"/>
        </w:rPr>
        <w:t xml:space="preserve">, </w:t>
      </w:r>
      <w:r w:rsidR="009604A2">
        <w:rPr>
          <w:rFonts w:ascii="宋体" w:hAnsi="宋体" w:cs="宋体" w:hint="eastAsia"/>
          <w:color w:val="000000"/>
          <w:szCs w:val="21"/>
        </w:rPr>
        <w:t>2007</w:t>
      </w:r>
      <w:r w:rsidR="009604A2" w:rsidRPr="00F47972">
        <w:rPr>
          <w:rFonts w:ascii="宋体" w:hAnsi="宋体" w:cs="宋体"/>
          <w:color w:val="000000"/>
          <w:szCs w:val="21"/>
        </w:rPr>
        <w:t>，</w:t>
      </w:r>
      <w:r w:rsidR="009604A2" w:rsidRPr="00F47972">
        <w:rPr>
          <w:rFonts w:ascii="宋体" w:hAnsi="宋体" w:cs="宋体" w:hint="eastAsia"/>
          <w:color w:val="000000"/>
          <w:szCs w:val="21"/>
        </w:rPr>
        <w:t>卷号</w:t>
      </w:r>
      <w:r w:rsidR="009604A2" w:rsidRPr="00F47972">
        <w:rPr>
          <w:rFonts w:ascii="宋体" w:hAnsi="宋体" w:cs="宋体"/>
          <w:color w:val="000000"/>
          <w:szCs w:val="21"/>
        </w:rPr>
        <w:t>（</w:t>
      </w:r>
      <w:r w:rsidR="009604A2">
        <w:rPr>
          <w:rFonts w:ascii="宋体" w:hAnsi="宋体" w:cs="宋体" w:hint="eastAsia"/>
          <w:color w:val="000000"/>
          <w:szCs w:val="21"/>
        </w:rPr>
        <w:t>28</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w:t>
      </w:r>
      <w:r w:rsidR="009604A2">
        <w:rPr>
          <w:rFonts w:ascii="宋体" w:hAnsi="宋体" w:cs="宋体" w:hint="eastAsia"/>
          <w:color w:val="000000"/>
          <w:szCs w:val="21"/>
        </w:rPr>
        <w:t>0360</w:t>
      </w:r>
      <w:r w:rsidR="009604A2" w:rsidRPr="00F47972">
        <w:rPr>
          <w:rFonts w:ascii="宋体" w:hAnsi="宋体" w:cs="宋体" w:hint="eastAsia"/>
          <w:color w:val="000000"/>
          <w:szCs w:val="21"/>
        </w:rPr>
        <w:t>-</w:t>
      </w:r>
      <w:r w:rsidR="009604A2">
        <w:rPr>
          <w:rFonts w:ascii="宋体" w:hAnsi="宋体" w:cs="宋体" w:hint="eastAsia"/>
          <w:color w:val="000000"/>
          <w:szCs w:val="21"/>
        </w:rPr>
        <w:t>03</w:t>
      </w:r>
      <w:r w:rsidR="009604A2" w:rsidRPr="00F47972">
        <w:rPr>
          <w:rFonts w:ascii="宋体" w:hAnsi="宋体" w:cs="宋体"/>
          <w:color w:val="000000"/>
          <w:szCs w:val="21"/>
        </w:rPr>
        <w:t>．</w:t>
      </w:r>
    </w:p>
    <w:p w:rsidR="009604A2" w:rsidRPr="00F47972" w:rsidRDefault="009604A2" w:rsidP="009604A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12</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茅剑</w:t>
      </w:r>
      <w:r>
        <w:rPr>
          <w:rFonts w:ascii="宋体" w:hAnsi="宋体" w:cs="宋体"/>
          <w:color w:val="000000"/>
          <w:szCs w:val="21"/>
        </w:rPr>
        <w:t>，</w:t>
      </w:r>
      <w:r>
        <w:rPr>
          <w:rFonts w:ascii="宋体" w:hAnsi="宋体" w:cs="宋体" w:hint="eastAsia"/>
          <w:color w:val="000000"/>
          <w:szCs w:val="21"/>
        </w:rPr>
        <w:t>林奇</w:t>
      </w:r>
      <w:r w:rsidRPr="00F47972">
        <w:rPr>
          <w:rFonts w:ascii="宋体" w:hAnsi="宋体" w:cs="宋体"/>
          <w:color w:val="000000"/>
          <w:szCs w:val="21"/>
        </w:rPr>
        <w:t xml:space="preserve">. </w:t>
      </w:r>
      <w:r>
        <w:rPr>
          <w:rFonts w:ascii="宋体" w:hAnsi="宋体" w:cs="宋体" w:hint="eastAsia"/>
          <w:color w:val="000000"/>
          <w:szCs w:val="21"/>
        </w:rPr>
        <w:t>基于声纹识别的嵌入式防盗系统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计算机与现代化</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0163</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044446" w:rsidRDefault="00044446" w:rsidP="00044446">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13</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周雷</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的声纹识别的说话人身份确认方法的研究</w:t>
      </w:r>
      <w:r>
        <w:rPr>
          <w:rFonts w:ascii="宋体" w:hAnsi="宋体" w:cs="宋体"/>
          <w:color w:val="000000"/>
          <w:szCs w:val="21"/>
        </w:rPr>
        <w:t>[D]．</w:t>
      </w:r>
      <w:r>
        <w:rPr>
          <w:rFonts w:ascii="宋体" w:hAnsi="宋体" w:cs="宋体" w:hint="eastAsia"/>
          <w:color w:val="000000"/>
          <w:szCs w:val="21"/>
        </w:rPr>
        <w:t>上海</w:t>
      </w:r>
      <w:r>
        <w:rPr>
          <w:rFonts w:ascii="宋体" w:hAnsi="宋体" w:cs="宋体"/>
          <w:color w:val="000000"/>
          <w:szCs w:val="21"/>
        </w:rPr>
        <w:t>：</w:t>
      </w:r>
      <w:r>
        <w:rPr>
          <w:rFonts w:ascii="宋体" w:hAnsi="宋体" w:cs="宋体" w:hint="eastAsia"/>
          <w:color w:val="000000"/>
          <w:szCs w:val="21"/>
        </w:rPr>
        <w:t>上海师范大学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70688F" w:rsidRDefault="0070688F" w:rsidP="0070688F">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14</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杨阳</w:t>
      </w:r>
      <w:r>
        <w:rPr>
          <w:rFonts w:ascii="宋体" w:hAnsi="宋体" w:cs="宋体"/>
          <w:color w:val="000000"/>
          <w:szCs w:val="21"/>
        </w:rPr>
        <w:t>，</w:t>
      </w:r>
      <w:r>
        <w:rPr>
          <w:rFonts w:ascii="宋体" w:hAnsi="宋体" w:cs="宋体" w:hint="eastAsia"/>
          <w:color w:val="000000"/>
          <w:szCs w:val="21"/>
        </w:rPr>
        <w:t>陈永明</w:t>
      </w:r>
      <w:r w:rsidRPr="00F47972">
        <w:rPr>
          <w:rFonts w:ascii="宋体" w:hAnsi="宋体" w:cs="宋体"/>
          <w:color w:val="000000"/>
          <w:szCs w:val="21"/>
        </w:rPr>
        <w:t xml:space="preserve">. </w:t>
      </w:r>
      <w:r>
        <w:rPr>
          <w:rFonts w:ascii="宋体" w:hAnsi="宋体" w:cs="宋体" w:hint="eastAsia"/>
          <w:color w:val="000000"/>
          <w:szCs w:val="21"/>
        </w:rPr>
        <w:t>声纹识别及其应用</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语音技术</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02</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0045</w:t>
      </w:r>
      <w:r w:rsidRPr="00F47972">
        <w:rPr>
          <w:rFonts w:ascii="宋体" w:hAnsi="宋体" w:cs="宋体" w:hint="eastAsia"/>
          <w:color w:val="000000"/>
          <w:szCs w:val="21"/>
        </w:rPr>
        <w:t>-</w:t>
      </w:r>
      <w:r>
        <w:rPr>
          <w:rFonts w:ascii="宋体" w:hAnsi="宋体" w:cs="宋体" w:hint="eastAsia"/>
          <w:color w:val="000000"/>
          <w:szCs w:val="21"/>
        </w:rPr>
        <w:t>02</w:t>
      </w:r>
      <w:r w:rsidRPr="00F47972">
        <w:rPr>
          <w:rFonts w:ascii="宋体" w:hAnsi="宋体" w:cs="宋体"/>
          <w:color w:val="000000"/>
          <w:szCs w:val="21"/>
        </w:rPr>
        <w:t>．</w:t>
      </w:r>
    </w:p>
    <w:p w:rsidR="0021562A" w:rsidRDefault="0021562A" w:rsidP="0021562A">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裴鑫</w:t>
      </w:r>
      <w:r>
        <w:rPr>
          <w:rFonts w:ascii="宋体" w:hAnsi="宋体" w:cs="宋体"/>
          <w:color w:val="000000"/>
          <w:szCs w:val="21"/>
        </w:rPr>
        <w:t>．</w:t>
      </w:r>
      <w:r>
        <w:rPr>
          <w:rFonts w:ascii="宋体" w:hAnsi="宋体" w:cs="宋体" w:hint="eastAsia"/>
          <w:color w:val="000000"/>
          <w:szCs w:val="21"/>
        </w:rPr>
        <w:t>声纹识别系统关键技术研究</w:t>
      </w:r>
      <w:r>
        <w:rPr>
          <w:rFonts w:ascii="宋体" w:hAnsi="宋体" w:cs="宋体"/>
          <w:color w:val="000000"/>
          <w:szCs w:val="21"/>
        </w:rPr>
        <w:t>[D]．</w:t>
      </w:r>
      <w:r>
        <w:rPr>
          <w:rFonts w:ascii="宋体" w:hAnsi="宋体" w:cs="宋体" w:hint="eastAsia"/>
          <w:color w:val="000000"/>
          <w:szCs w:val="21"/>
        </w:rPr>
        <w:t>哈尔滨</w:t>
      </w:r>
      <w:r>
        <w:rPr>
          <w:rFonts w:ascii="宋体" w:hAnsi="宋体" w:cs="宋体"/>
          <w:color w:val="000000"/>
          <w:szCs w:val="21"/>
        </w:rPr>
        <w:t>：</w:t>
      </w:r>
      <w:r>
        <w:rPr>
          <w:rFonts w:ascii="宋体" w:hAnsi="宋体" w:cs="宋体" w:hint="eastAsia"/>
          <w:color w:val="000000"/>
          <w:szCs w:val="21"/>
        </w:rPr>
        <w:t>哈尔滨理工大学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AD030E" w:rsidRDefault="00AD030E" w:rsidP="00AD030E">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朱浩冰</w:t>
      </w:r>
      <w:r>
        <w:rPr>
          <w:rFonts w:ascii="宋体" w:hAnsi="宋体" w:cs="宋体"/>
          <w:color w:val="000000"/>
          <w:szCs w:val="21"/>
        </w:rPr>
        <w:t>，</w:t>
      </w:r>
      <w:r>
        <w:rPr>
          <w:rFonts w:ascii="宋体" w:hAnsi="宋体" w:cs="宋体" w:hint="eastAsia"/>
          <w:color w:val="000000"/>
          <w:szCs w:val="21"/>
        </w:rPr>
        <w:t>郭东辉</w:t>
      </w:r>
      <w:r w:rsidRPr="00F47972">
        <w:rPr>
          <w:rFonts w:ascii="宋体" w:hAnsi="宋体" w:cs="宋体"/>
          <w:color w:val="000000"/>
          <w:szCs w:val="21"/>
        </w:rPr>
        <w:t xml:space="preserve">. </w:t>
      </w:r>
      <w:r>
        <w:rPr>
          <w:rFonts w:ascii="宋体" w:hAnsi="宋体" w:cs="宋体" w:hint="eastAsia"/>
          <w:color w:val="000000"/>
          <w:szCs w:val="21"/>
        </w:rPr>
        <w:t>声纹识别系统原理及其关键技术</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网络安全</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w:t>
      </w:r>
      <w:r w:rsidR="00F22F34">
        <w:rPr>
          <w:rFonts w:ascii="宋体" w:hAnsi="宋体" w:cs="宋体" w:hint="eastAsia"/>
          <w:color w:val="000000"/>
          <w:szCs w:val="21"/>
        </w:rPr>
        <w:t>9</w:t>
      </w:r>
      <w:r w:rsidRPr="00F47972">
        <w:rPr>
          <w:rFonts w:ascii="宋体" w:hAnsi="宋体" w:cs="宋体"/>
          <w:color w:val="000000"/>
          <w:szCs w:val="21"/>
        </w:rPr>
        <w:t>）．</w:t>
      </w:r>
    </w:p>
    <w:p w:rsidR="00172D87" w:rsidRDefault="00172D87" w:rsidP="00172D8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郭立</w:t>
      </w:r>
      <w:r w:rsidRPr="00F47972">
        <w:rPr>
          <w:rFonts w:ascii="宋体" w:hAnsi="宋体" w:cs="宋体"/>
          <w:color w:val="000000"/>
          <w:szCs w:val="21"/>
        </w:rPr>
        <w:t xml:space="preserve">. </w:t>
      </w:r>
      <w:r>
        <w:rPr>
          <w:rFonts w:ascii="宋体" w:hAnsi="宋体" w:cs="宋体" w:hint="eastAsia"/>
          <w:color w:val="000000"/>
          <w:szCs w:val="21"/>
        </w:rPr>
        <w:t>一种基于感知特征的鲁棒性语音认证算法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中国科学院研究生院学报</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474</w:t>
      </w:r>
      <w:r w:rsidRPr="00F47972">
        <w:rPr>
          <w:rFonts w:ascii="宋体" w:hAnsi="宋体" w:cs="宋体" w:hint="eastAsia"/>
          <w:color w:val="000000"/>
          <w:szCs w:val="21"/>
        </w:rPr>
        <w:t>-</w:t>
      </w:r>
      <w:r>
        <w:rPr>
          <w:rFonts w:ascii="宋体" w:hAnsi="宋体" w:cs="宋体" w:hint="eastAsia"/>
          <w:color w:val="000000"/>
          <w:szCs w:val="21"/>
        </w:rPr>
        <w:t>482</w:t>
      </w:r>
      <w:r w:rsidRPr="00F47972">
        <w:rPr>
          <w:rFonts w:ascii="宋体" w:hAnsi="宋体" w:cs="宋体"/>
          <w:color w:val="000000"/>
          <w:szCs w:val="21"/>
        </w:rPr>
        <w:t>．</w:t>
      </w:r>
    </w:p>
    <w:p w:rsidR="009D27D6" w:rsidRDefault="009D27D6" w:rsidP="009D27D6">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18</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语音感知认证的关键技术研究</w:t>
      </w:r>
      <w:r>
        <w:rPr>
          <w:rFonts w:ascii="宋体" w:hAnsi="宋体" w:cs="宋体"/>
          <w:color w:val="000000"/>
          <w:szCs w:val="21"/>
        </w:rPr>
        <w:t>[D]．</w:t>
      </w:r>
      <w:r>
        <w:rPr>
          <w:rFonts w:ascii="宋体" w:hAnsi="宋体" w:cs="宋体" w:hint="eastAsia"/>
          <w:color w:val="000000"/>
          <w:szCs w:val="21"/>
        </w:rPr>
        <w:t>合肥</w:t>
      </w:r>
      <w:r>
        <w:rPr>
          <w:rFonts w:ascii="宋体" w:hAnsi="宋体" w:cs="宋体"/>
          <w:color w:val="000000"/>
          <w:szCs w:val="21"/>
        </w:rPr>
        <w:t>：</w:t>
      </w:r>
      <w:r>
        <w:rPr>
          <w:rFonts w:ascii="宋体" w:hAnsi="宋体" w:cs="宋体" w:hint="eastAsia"/>
          <w:color w:val="000000"/>
          <w:szCs w:val="21"/>
        </w:rPr>
        <w:t>中国科学技术大学</w:t>
      </w:r>
      <w:r>
        <w:rPr>
          <w:rFonts w:ascii="宋体" w:hAnsi="宋体" w:cs="宋体"/>
          <w:color w:val="000000"/>
          <w:szCs w:val="21"/>
        </w:rPr>
        <w:t>，</w:t>
      </w:r>
      <w:r>
        <w:rPr>
          <w:rFonts w:ascii="宋体" w:hAnsi="宋体" w:cs="宋体" w:hint="eastAsia"/>
          <w:color w:val="000000"/>
          <w:szCs w:val="21"/>
        </w:rPr>
        <w:t>2009</w:t>
      </w:r>
      <w:r w:rsidRPr="00F47972">
        <w:rPr>
          <w:rFonts w:ascii="宋体" w:hAnsi="宋体" w:cs="宋体"/>
          <w:color w:val="000000"/>
          <w:szCs w:val="21"/>
        </w:rPr>
        <w:t>．</w:t>
      </w:r>
    </w:p>
    <w:p w:rsidR="009D27D6" w:rsidRDefault="00CE03B1" w:rsidP="00172D87">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特征参数</w:t>
      </w:r>
      <w:r w:rsidRPr="00253A89">
        <w:rPr>
          <w:rFonts w:asciiTheme="minorEastAsia" w:eastAsiaTheme="minorEastAsia" w:hAnsiTheme="minorEastAsia" w:hint="eastAsia"/>
          <w:b/>
          <w:color w:val="000000"/>
          <w:sz w:val="28"/>
          <w:szCs w:val="28"/>
        </w:rPr>
        <w:t>部分：</w:t>
      </w:r>
    </w:p>
    <w:p w:rsidR="00791957" w:rsidRDefault="00791957" w:rsidP="0079195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周萍</w:t>
      </w:r>
      <w:r>
        <w:rPr>
          <w:rFonts w:ascii="宋体" w:hAnsi="宋体" w:cs="宋体"/>
          <w:color w:val="000000"/>
          <w:szCs w:val="21"/>
        </w:rPr>
        <w:t>，</w:t>
      </w:r>
      <w:r>
        <w:rPr>
          <w:rFonts w:ascii="宋体" w:hAnsi="宋体" w:cs="宋体" w:hint="eastAsia"/>
          <w:color w:val="000000"/>
          <w:szCs w:val="21"/>
        </w:rPr>
        <w:t>李晓盼</w:t>
      </w:r>
      <w:r w:rsidRPr="00F47972">
        <w:rPr>
          <w:rFonts w:ascii="宋体" w:hAnsi="宋体" w:cs="宋体"/>
          <w:color w:val="000000"/>
          <w:szCs w:val="21"/>
        </w:rPr>
        <w:t xml:space="preserve">. </w:t>
      </w:r>
      <w:r>
        <w:rPr>
          <w:rFonts w:ascii="宋体" w:hAnsi="宋体" w:cs="宋体" w:hint="eastAsia"/>
          <w:color w:val="000000"/>
          <w:szCs w:val="21"/>
        </w:rPr>
        <w:t>混合M</w:t>
      </w:r>
      <w:r>
        <w:rPr>
          <w:rFonts w:ascii="宋体" w:hAnsi="宋体" w:cs="宋体"/>
          <w:color w:val="000000"/>
          <w:szCs w:val="21"/>
        </w:rPr>
        <w:t>FCC</w:t>
      </w:r>
      <w:r>
        <w:rPr>
          <w:rFonts w:ascii="宋体" w:hAnsi="宋体" w:cs="宋体" w:hint="eastAsia"/>
          <w:color w:val="000000"/>
          <w:szCs w:val="21"/>
        </w:rPr>
        <w:t>特征参数应用于语音情感识别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计算机测量与控制</w:t>
      </w:r>
      <w:r>
        <w:rPr>
          <w:rFonts w:ascii="宋体" w:hAnsi="宋体" w:cs="宋体"/>
          <w:color w:val="000000"/>
          <w:szCs w:val="21"/>
        </w:rPr>
        <w:t xml:space="preserve">, </w:t>
      </w:r>
      <w:r>
        <w:rPr>
          <w:rFonts w:ascii="宋体" w:hAnsi="宋体" w:cs="宋体" w:hint="eastAsia"/>
          <w:color w:val="000000"/>
          <w:szCs w:val="21"/>
        </w:rPr>
        <w:lastRenderedPageBreak/>
        <w:t>2013</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1996</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291542" w:rsidRDefault="00291542" w:rsidP="0029154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郭春霞</w:t>
      </w:r>
      <w:r>
        <w:rPr>
          <w:rFonts w:ascii="宋体" w:hAnsi="宋体" w:cs="宋体"/>
          <w:color w:val="000000"/>
          <w:szCs w:val="21"/>
        </w:rPr>
        <w:t>，</w:t>
      </w:r>
      <w:r>
        <w:rPr>
          <w:rFonts w:ascii="宋体" w:hAnsi="宋体" w:cs="宋体" w:hint="eastAsia"/>
          <w:color w:val="000000"/>
          <w:szCs w:val="21"/>
        </w:rPr>
        <w:t>裘雪红</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的说话人识别系统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电子科技</w:t>
      </w:r>
      <w:r>
        <w:rPr>
          <w:rFonts w:ascii="宋体" w:hAnsi="宋体" w:cs="宋体"/>
          <w:color w:val="000000"/>
          <w:szCs w:val="21"/>
        </w:rPr>
        <w:t xml:space="preserve">, </w:t>
      </w:r>
      <w:r>
        <w:rPr>
          <w:rFonts w:ascii="宋体" w:hAnsi="宋体" w:cs="宋体" w:hint="eastAsia"/>
          <w:color w:val="000000"/>
          <w:szCs w:val="21"/>
        </w:rPr>
        <w:t>2005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sidR="00C24E5D">
        <w:rPr>
          <w:rFonts w:ascii="宋体" w:hAnsi="宋体" w:cs="宋体" w:hint="eastAsia"/>
          <w:color w:val="000000"/>
          <w:szCs w:val="21"/>
        </w:rPr>
        <w:t>11</w:t>
      </w:r>
      <w:r w:rsidRPr="00F47972">
        <w:rPr>
          <w:rFonts w:ascii="宋体" w:hAnsi="宋体" w:cs="宋体" w:hint="eastAsia"/>
          <w:color w:val="000000"/>
          <w:szCs w:val="21"/>
        </w:rPr>
        <w:t>-</w:t>
      </w:r>
      <w:r w:rsidR="00C24E5D">
        <w:rPr>
          <w:rFonts w:ascii="宋体" w:hAnsi="宋体" w:cs="宋体" w:hint="eastAsia"/>
          <w:color w:val="000000"/>
          <w:szCs w:val="21"/>
        </w:rPr>
        <w:t>012</w:t>
      </w:r>
      <w:r w:rsidRPr="00F47972">
        <w:rPr>
          <w:rFonts w:ascii="宋体" w:hAnsi="宋体" w:cs="宋体"/>
          <w:color w:val="000000"/>
          <w:szCs w:val="21"/>
        </w:rPr>
        <w:t>．</w:t>
      </w:r>
    </w:p>
    <w:p w:rsidR="00B72F0C" w:rsidRDefault="00B72F0C" w:rsidP="00B72F0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韩一</w:t>
      </w:r>
      <w:r>
        <w:rPr>
          <w:rFonts w:ascii="宋体" w:hAnsi="宋体" w:cs="宋体"/>
          <w:color w:val="000000"/>
          <w:szCs w:val="21"/>
        </w:rPr>
        <w:t>，</w:t>
      </w:r>
      <w:r>
        <w:rPr>
          <w:rFonts w:ascii="宋体" w:hAnsi="宋体" w:cs="宋体" w:hint="eastAsia"/>
          <w:color w:val="000000"/>
          <w:szCs w:val="21"/>
        </w:rPr>
        <w:t>王国胤</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重庆邮电大学学报</w:t>
      </w:r>
      <w:r>
        <w:rPr>
          <w:rFonts w:ascii="宋体" w:hAnsi="宋体" w:cs="宋体"/>
          <w:color w:val="000000"/>
          <w:szCs w:val="21"/>
        </w:rPr>
        <w:t xml:space="preserve">, </w:t>
      </w:r>
      <w:r>
        <w:rPr>
          <w:rFonts w:ascii="宋体" w:hAnsi="宋体" w:cs="宋体" w:hint="eastAsia"/>
          <w:color w:val="000000"/>
          <w:szCs w:val="21"/>
        </w:rPr>
        <w:t>2008</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w:t>
      </w:r>
      <w:r w:rsidRPr="00F47972">
        <w:rPr>
          <w:rFonts w:ascii="宋体" w:hAnsi="宋体" w:cs="宋体" w:hint="eastAsia"/>
          <w:color w:val="000000"/>
          <w:szCs w:val="21"/>
        </w:rPr>
        <w:t xml:space="preserve"> </w:t>
      </w:r>
      <w:r w:rsidR="00286B12">
        <w:rPr>
          <w:rFonts w:ascii="宋体" w:hAnsi="宋体" w:cs="宋体" w:hint="eastAsia"/>
          <w:color w:val="000000"/>
          <w:szCs w:val="21"/>
        </w:rPr>
        <w:t>0597</w:t>
      </w:r>
      <w:r w:rsidRPr="00F47972">
        <w:rPr>
          <w:rFonts w:ascii="宋体" w:hAnsi="宋体" w:cs="宋体" w:hint="eastAsia"/>
          <w:color w:val="000000"/>
          <w:szCs w:val="21"/>
        </w:rPr>
        <w:t>-</w:t>
      </w:r>
      <w:r>
        <w:rPr>
          <w:rFonts w:ascii="宋体" w:hAnsi="宋体" w:cs="宋体" w:hint="eastAsia"/>
          <w:color w:val="000000"/>
          <w:szCs w:val="21"/>
        </w:rPr>
        <w:t>0</w:t>
      </w:r>
      <w:r w:rsidR="00286B12">
        <w:rPr>
          <w:rFonts w:ascii="宋体" w:hAnsi="宋体" w:cs="宋体" w:hint="eastAsia"/>
          <w:color w:val="000000"/>
          <w:szCs w:val="21"/>
        </w:rPr>
        <w:t>6</w:t>
      </w:r>
      <w:r w:rsidRPr="00F47972">
        <w:rPr>
          <w:rFonts w:ascii="宋体" w:hAnsi="宋体" w:cs="宋体"/>
          <w:color w:val="000000"/>
          <w:szCs w:val="21"/>
        </w:rPr>
        <w:t>．</w:t>
      </w:r>
    </w:p>
    <w:p w:rsidR="00C32973" w:rsidRDefault="00C32973" w:rsidP="00C32973">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22</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丁爱明</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的说话人识别系统研究</w:t>
      </w:r>
      <w:r>
        <w:rPr>
          <w:rFonts w:ascii="宋体" w:hAnsi="宋体" w:cs="宋体"/>
          <w:color w:val="000000"/>
          <w:szCs w:val="21"/>
        </w:rPr>
        <w:t>[D]．</w:t>
      </w:r>
      <w:r>
        <w:rPr>
          <w:rFonts w:ascii="宋体" w:hAnsi="宋体" w:cs="宋体" w:hint="eastAsia"/>
          <w:color w:val="000000"/>
          <w:szCs w:val="21"/>
        </w:rPr>
        <w:t>南京</w:t>
      </w:r>
      <w:r>
        <w:rPr>
          <w:rFonts w:ascii="宋体" w:hAnsi="宋体" w:cs="宋体"/>
          <w:color w:val="000000"/>
          <w:szCs w:val="21"/>
        </w:rPr>
        <w:t>：</w:t>
      </w:r>
      <w:r>
        <w:rPr>
          <w:rFonts w:ascii="宋体" w:hAnsi="宋体" w:cs="宋体" w:hint="eastAsia"/>
          <w:color w:val="000000"/>
          <w:szCs w:val="21"/>
        </w:rPr>
        <w:t>河海大学</w:t>
      </w:r>
      <w:r>
        <w:rPr>
          <w:rFonts w:ascii="宋体" w:hAnsi="宋体" w:cs="宋体"/>
          <w:color w:val="000000"/>
          <w:szCs w:val="21"/>
        </w:rPr>
        <w:t>，</w:t>
      </w:r>
      <w:r>
        <w:rPr>
          <w:rFonts w:ascii="宋体" w:hAnsi="宋体" w:cs="宋体" w:hint="eastAsia"/>
          <w:color w:val="000000"/>
          <w:szCs w:val="21"/>
        </w:rPr>
        <w:t>2006</w:t>
      </w:r>
      <w:r w:rsidRPr="00F47972">
        <w:rPr>
          <w:rFonts w:ascii="宋体" w:hAnsi="宋体" w:cs="宋体"/>
          <w:color w:val="000000"/>
          <w:szCs w:val="21"/>
        </w:rPr>
        <w:t>．</w:t>
      </w:r>
    </w:p>
    <w:p w:rsidR="00E36240" w:rsidRDefault="00E36240"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王恩泽</w:t>
      </w:r>
      <w:r>
        <w:rPr>
          <w:rFonts w:ascii="宋体" w:hAnsi="宋体" w:cs="宋体"/>
          <w:color w:val="000000"/>
          <w:szCs w:val="21"/>
        </w:rPr>
        <w:t>，</w:t>
      </w:r>
      <w:r>
        <w:rPr>
          <w:rFonts w:ascii="宋体" w:hAnsi="宋体" w:cs="宋体" w:hint="eastAsia"/>
          <w:color w:val="000000"/>
          <w:szCs w:val="21"/>
        </w:rPr>
        <w:t>何东健</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和双重G</w:t>
      </w:r>
      <w:r>
        <w:rPr>
          <w:rFonts w:ascii="宋体" w:hAnsi="宋体" w:cs="宋体"/>
          <w:color w:val="000000"/>
          <w:szCs w:val="21"/>
        </w:rPr>
        <w:t>MM</w:t>
      </w:r>
      <w:r>
        <w:rPr>
          <w:rFonts w:ascii="宋体" w:hAnsi="宋体" w:cs="宋体" w:hint="eastAsia"/>
          <w:color w:val="000000"/>
          <w:szCs w:val="21"/>
        </w:rPr>
        <w:t>的鸟类识别方法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计算机工程与设计</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35</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186</w:t>
      </w:r>
      <w:r w:rsidR="002424AC">
        <w:rPr>
          <w:rFonts w:ascii="宋体" w:hAnsi="宋体" w:cs="宋体" w:hint="eastAsia"/>
          <w:color w:val="000000"/>
          <w:szCs w:val="21"/>
        </w:rPr>
        <w:t>8</w:t>
      </w:r>
      <w:r w:rsidRPr="00F47972">
        <w:rPr>
          <w:rFonts w:ascii="宋体" w:hAnsi="宋体" w:cs="宋体" w:hint="eastAsia"/>
          <w:color w:val="000000"/>
          <w:szCs w:val="21"/>
        </w:rPr>
        <w:t>-</w:t>
      </w:r>
      <w:r>
        <w:rPr>
          <w:rFonts w:ascii="宋体" w:hAnsi="宋体" w:cs="宋体" w:hint="eastAsia"/>
          <w:color w:val="000000"/>
          <w:szCs w:val="21"/>
        </w:rPr>
        <w:t>04</w:t>
      </w:r>
      <w:r w:rsidRPr="00F47972">
        <w:rPr>
          <w:rFonts w:ascii="宋体" w:hAnsi="宋体" w:cs="宋体"/>
          <w:color w:val="000000"/>
          <w:szCs w:val="21"/>
        </w:rPr>
        <w:t>．</w:t>
      </w:r>
    </w:p>
    <w:p w:rsidR="00214D25" w:rsidRDefault="00214D25" w:rsidP="00214D25">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24</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王萌</w:t>
      </w:r>
      <w:r>
        <w:rPr>
          <w:rFonts w:ascii="宋体" w:hAnsi="宋体" w:cs="宋体"/>
          <w:color w:val="000000"/>
          <w:szCs w:val="21"/>
        </w:rPr>
        <w:t>，</w:t>
      </w:r>
      <w:r>
        <w:rPr>
          <w:rFonts w:ascii="宋体" w:hAnsi="宋体" w:cs="宋体" w:hint="eastAsia"/>
          <w:color w:val="000000"/>
          <w:szCs w:val="21"/>
        </w:rPr>
        <w:t>王福龙</w:t>
      </w:r>
      <w:r w:rsidRPr="00F47972">
        <w:rPr>
          <w:rFonts w:ascii="宋体" w:hAnsi="宋体" w:cs="宋体"/>
          <w:color w:val="000000"/>
          <w:szCs w:val="21"/>
        </w:rPr>
        <w:t xml:space="preserve">. </w:t>
      </w:r>
      <w:r>
        <w:rPr>
          <w:rFonts w:ascii="宋体" w:hAnsi="宋体" w:cs="宋体" w:hint="eastAsia"/>
          <w:color w:val="000000"/>
          <w:szCs w:val="21"/>
        </w:rPr>
        <w:t>基于端点检测和高斯滤波器组的M</w:t>
      </w:r>
      <w:r>
        <w:rPr>
          <w:rFonts w:ascii="宋体" w:hAnsi="宋体" w:cs="宋体"/>
          <w:color w:val="000000"/>
          <w:szCs w:val="21"/>
        </w:rPr>
        <w:t>FCC</w:t>
      </w:r>
      <w:r>
        <w:rPr>
          <w:rFonts w:ascii="宋体" w:hAnsi="宋体" w:cs="宋体" w:hint="eastAsia"/>
          <w:color w:val="000000"/>
          <w:szCs w:val="21"/>
        </w:rPr>
        <w:t>说话人识别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计算机系统应用</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w:t>
      </w:r>
    </w:p>
    <w:p w:rsidR="009624D7" w:rsidRDefault="009624D7" w:rsidP="009624D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何朝霞</w:t>
      </w:r>
      <w:r>
        <w:rPr>
          <w:rFonts w:ascii="宋体" w:hAnsi="宋体" w:cs="宋体"/>
          <w:color w:val="000000"/>
          <w:szCs w:val="21"/>
        </w:rPr>
        <w:t>，</w:t>
      </w:r>
      <w:r>
        <w:rPr>
          <w:rFonts w:ascii="宋体" w:hAnsi="宋体" w:cs="宋体" w:hint="eastAsia"/>
          <w:color w:val="000000"/>
          <w:szCs w:val="21"/>
        </w:rPr>
        <w:t>潘平</w:t>
      </w:r>
      <w:r w:rsidRPr="00F47972">
        <w:rPr>
          <w:rFonts w:ascii="宋体" w:hAnsi="宋体" w:cs="宋体"/>
          <w:color w:val="000000"/>
          <w:szCs w:val="21"/>
        </w:rPr>
        <w:t xml:space="preserve">. </w:t>
      </w:r>
      <w:r>
        <w:rPr>
          <w:rFonts w:ascii="宋体" w:hAnsi="宋体" w:cs="宋体" w:hint="eastAsia"/>
          <w:color w:val="000000"/>
          <w:szCs w:val="21"/>
        </w:rPr>
        <w:t>说话人识别中改进的M</w:t>
      </w:r>
      <w:r>
        <w:rPr>
          <w:rFonts w:ascii="宋体" w:hAnsi="宋体" w:cs="宋体"/>
          <w:color w:val="000000"/>
          <w:szCs w:val="21"/>
        </w:rPr>
        <w:t>FCC</w:t>
      </w:r>
      <w:r>
        <w:rPr>
          <w:rFonts w:ascii="宋体" w:hAnsi="宋体" w:cs="宋体" w:hint="eastAsia"/>
          <w:color w:val="000000"/>
          <w:szCs w:val="21"/>
        </w:rPr>
        <w:t>参数提取方法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计算机技术与工程</w:t>
      </w:r>
      <w:r>
        <w:rPr>
          <w:rFonts w:ascii="宋体" w:hAnsi="宋体" w:cs="宋体"/>
          <w:color w:val="000000"/>
          <w:szCs w:val="21"/>
        </w:rPr>
        <w:t xml:space="preserve">, </w:t>
      </w:r>
      <w:r>
        <w:rPr>
          <w:rFonts w:ascii="宋体" w:hAnsi="宋体" w:cs="宋体" w:hint="eastAsia"/>
          <w:color w:val="000000"/>
          <w:szCs w:val="21"/>
        </w:rPr>
        <w:t>2011</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p>
    <w:p w:rsidR="004A35A7" w:rsidRDefault="004A35A7" w:rsidP="004A35A7">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训练模型</w:t>
      </w:r>
      <w:r w:rsidRPr="00253A89">
        <w:rPr>
          <w:rFonts w:asciiTheme="minorEastAsia" w:eastAsiaTheme="minorEastAsia" w:hAnsiTheme="minorEastAsia" w:hint="eastAsia"/>
          <w:b/>
          <w:color w:val="000000"/>
          <w:sz w:val="28"/>
          <w:szCs w:val="28"/>
        </w:rPr>
        <w:t>部分：</w:t>
      </w:r>
    </w:p>
    <w:p w:rsidR="00827761" w:rsidRDefault="00827761" w:rsidP="0082776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向昌盛</w:t>
      </w:r>
      <w:r w:rsidRPr="00F47972">
        <w:rPr>
          <w:rFonts w:ascii="宋体" w:hAnsi="宋体" w:cs="宋体"/>
          <w:color w:val="000000"/>
          <w:szCs w:val="21"/>
        </w:rPr>
        <w:t xml:space="preserve">. </w:t>
      </w:r>
      <w:r>
        <w:rPr>
          <w:rFonts w:ascii="宋体" w:hAnsi="宋体" w:cs="宋体" w:hint="eastAsia"/>
          <w:color w:val="000000"/>
          <w:szCs w:val="21"/>
        </w:rPr>
        <w:t>高斯混合模型心音信号自动识别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南京理工大学学报</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40</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0560-06</w:t>
      </w:r>
      <w:r w:rsidRPr="00F47972">
        <w:rPr>
          <w:rFonts w:ascii="宋体" w:hAnsi="宋体" w:cs="宋体"/>
          <w:color w:val="000000"/>
          <w:szCs w:val="21"/>
        </w:rPr>
        <w:t>．</w:t>
      </w:r>
    </w:p>
    <w:p w:rsidR="00214D25" w:rsidRDefault="00397D8B"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蔡桂林</w:t>
      </w:r>
      <w:r>
        <w:rPr>
          <w:rFonts w:ascii="宋体" w:hAnsi="宋体" w:cs="宋体"/>
          <w:color w:val="000000"/>
          <w:szCs w:val="21"/>
        </w:rPr>
        <w:t>．</w:t>
      </w:r>
      <w:r>
        <w:rPr>
          <w:rFonts w:ascii="宋体" w:hAnsi="宋体" w:cs="宋体" w:hint="eastAsia"/>
          <w:color w:val="000000"/>
          <w:szCs w:val="21"/>
        </w:rPr>
        <w:t>高斯混合模型用于语音情感识别研究</w:t>
      </w:r>
      <w:r>
        <w:rPr>
          <w:rFonts w:ascii="宋体" w:hAnsi="宋体" w:cs="宋体"/>
          <w:color w:val="000000"/>
          <w:szCs w:val="21"/>
        </w:rPr>
        <w:t>[D]．</w:t>
      </w:r>
      <w:r w:rsidR="00706266">
        <w:rPr>
          <w:rFonts w:ascii="宋体" w:hAnsi="宋体" w:cs="宋体" w:hint="eastAsia"/>
          <w:color w:val="000000"/>
          <w:szCs w:val="21"/>
        </w:rPr>
        <w:t>广西</w:t>
      </w:r>
      <w:r>
        <w:rPr>
          <w:rFonts w:ascii="宋体" w:hAnsi="宋体" w:cs="宋体"/>
          <w:color w:val="000000"/>
          <w:szCs w:val="21"/>
        </w:rPr>
        <w:t>：</w:t>
      </w:r>
      <w:r w:rsidR="00706266">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w:t>
      </w:r>
      <w:r w:rsidR="00706266">
        <w:rPr>
          <w:rFonts w:ascii="宋体" w:hAnsi="宋体" w:cs="宋体" w:hint="eastAsia"/>
          <w:color w:val="000000"/>
          <w:szCs w:val="21"/>
        </w:rPr>
        <w:t>1</w:t>
      </w:r>
      <w:r>
        <w:rPr>
          <w:rFonts w:ascii="宋体" w:hAnsi="宋体" w:cs="宋体" w:hint="eastAsia"/>
          <w:color w:val="000000"/>
          <w:szCs w:val="21"/>
        </w:rPr>
        <w:t>6</w:t>
      </w:r>
      <w:r w:rsidRPr="00F47972">
        <w:rPr>
          <w:rFonts w:ascii="宋体" w:hAnsi="宋体" w:cs="宋体"/>
          <w:color w:val="000000"/>
          <w:szCs w:val="21"/>
        </w:rPr>
        <w:t>．</w:t>
      </w:r>
    </w:p>
    <w:p w:rsidR="000D503C" w:rsidRDefault="000D503C" w:rsidP="000D503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28</w:t>
      </w:r>
      <w:r w:rsidRPr="00F47972">
        <w:rPr>
          <w:rFonts w:ascii="宋体" w:hAnsi="宋体" w:cs="宋体"/>
          <w:color w:val="000000"/>
          <w:szCs w:val="21"/>
        </w:rPr>
        <w:t xml:space="preserve">] </w:t>
      </w:r>
      <w:r>
        <w:rPr>
          <w:rFonts w:ascii="宋体" w:hAnsi="宋体" w:cs="宋体"/>
          <w:color w:val="000000"/>
          <w:szCs w:val="21"/>
        </w:rPr>
        <w:t xml:space="preserve"> </w:t>
      </w:r>
      <w:r>
        <w:rPr>
          <w:rFonts w:ascii="Arial" w:hAnsi="Arial" w:cs="Arial"/>
          <w:color w:val="333333"/>
          <w:sz w:val="20"/>
          <w:szCs w:val="20"/>
          <w:shd w:val="clear" w:color="auto" w:fill="FFFFFF"/>
        </w:rPr>
        <w:t>翟</w:t>
      </w:r>
      <w:r>
        <w:rPr>
          <w:rFonts w:ascii="Arial" w:hAnsi="Arial" w:cs="Arial" w:hint="eastAsia"/>
          <w:color w:val="333333"/>
          <w:sz w:val="20"/>
          <w:szCs w:val="20"/>
          <w:shd w:val="clear" w:color="auto" w:fill="FFFFFF"/>
        </w:rPr>
        <w:t>玉杰</w:t>
      </w:r>
      <w:r>
        <w:rPr>
          <w:rFonts w:ascii="宋体" w:hAnsi="宋体" w:cs="宋体"/>
          <w:color w:val="000000"/>
          <w:szCs w:val="21"/>
        </w:rPr>
        <w:t>．</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w:t>
      </w:r>
      <w:r>
        <w:rPr>
          <w:rFonts w:ascii="宋体" w:hAnsi="宋体" w:cs="宋体"/>
          <w:color w:val="000000"/>
          <w:szCs w:val="21"/>
        </w:rPr>
        <w:t>SVM</w:t>
      </w:r>
      <w:r>
        <w:rPr>
          <w:rFonts w:ascii="宋体" w:hAnsi="宋体" w:cs="宋体" w:hint="eastAsia"/>
          <w:color w:val="000000"/>
          <w:szCs w:val="21"/>
        </w:rPr>
        <w:t>说话人识别的信道算法研究</w:t>
      </w:r>
      <w:r>
        <w:rPr>
          <w:rFonts w:ascii="宋体" w:hAnsi="宋体" w:cs="宋体"/>
          <w:color w:val="000000"/>
          <w:szCs w:val="21"/>
        </w:rPr>
        <w:t>[D]．</w:t>
      </w:r>
      <w:r>
        <w:rPr>
          <w:rFonts w:ascii="宋体" w:hAnsi="宋体" w:cs="宋体" w:hint="eastAsia"/>
          <w:color w:val="000000"/>
          <w:szCs w:val="21"/>
        </w:rPr>
        <w:t>吉林</w:t>
      </w:r>
      <w:r>
        <w:rPr>
          <w:rFonts w:ascii="宋体" w:hAnsi="宋体" w:cs="宋体"/>
          <w:color w:val="000000"/>
          <w:szCs w:val="21"/>
        </w:rPr>
        <w:t>：</w:t>
      </w:r>
      <w:r>
        <w:rPr>
          <w:rFonts w:ascii="宋体" w:hAnsi="宋体" w:cs="宋体" w:hint="eastAsia"/>
          <w:color w:val="000000"/>
          <w:szCs w:val="21"/>
        </w:rPr>
        <w:t>吉林大学</w:t>
      </w:r>
      <w:r>
        <w:rPr>
          <w:rFonts w:ascii="宋体" w:hAnsi="宋体" w:cs="宋体"/>
          <w:color w:val="000000"/>
          <w:szCs w:val="21"/>
        </w:rPr>
        <w:t>，</w:t>
      </w:r>
      <w:r>
        <w:rPr>
          <w:rFonts w:ascii="宋体" w:hAnsi="宋体" w:cs="宋体" w:hint="eastAsia"/>
          <w:color w:val="000000"/>
          <w:szCs w:val="21"/>
        </w:rPr>
        <w:t>201</w:t>
      </w:r>
      <w:r w:rsidR="00196820">
        <w:rPr>
          <w:rFonts w:ascii="宋体" w:hAnsi="宋体" w:cs="宋体" w:hint="eastAsia"/>
          <w:color w:val="000000"/>
          <w:szCs w:val="21"/>
        </w:rPr>
        <w:t>5</w:t>
      </w:r>
      <w:r w:rsidRPr="00F47972">
        <w:rPr>
          <w:rFonts w:ascii="宋体" w:hAnsi="宋体" w:cs="宋体"/>
          <w:color w:val="000000"/>
          <w:szCs w:val="21"/>
        </w:rPr>
        <w:t>．</w:t>
      </w:r>
    </w:p>
    <w:p w:rsidR="00386981" w:rsidRDefault="00386981" w:rsidP="0038698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005D708F">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陈银燕</w:t>
      </w:r>
      <w:r>
        <w:rPr>
          <w:rFonts w:ascii="宋体" w:hAnsi="宋体" w:cs="宋体"/>
          <w:color w:val="000000"/>
          <w:szCs w:val="21"/>
        </w:rPr>
        <w:t>．</w:t>
      </w:r>
      <w:r>
        <w:rPr>
          <w:rFonts w:ascii="宋体" w:hAnsi="宋体" w:cs="宋体" w:hint="eastAsia"/>
          <w:color w:val="000000"/>
          <w:szCs w:val="21"/>
        </w:rPr>
        <w:t>基于H</w:t>
      </w:r>
      <w:r>
        <w:rPr>
          <w:rFonts w:ascii="宋体" w:hAnsi="宋体" w:cs="宋体"/>
          <w:color w:val="000000"/>
          <w:szCs w:val="21"/>
        </w:rPr>
        <w:t>MM</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天然地震与人工爆破识别算法研究</w:t>
      </w:r>
      <w:r>
        <w:rPr>
          <w:rFonts w:ascii="宋体" w:hAnsi="宋体" w:cs="宋体"/>
          <w:color w:val="000000"/>
          <w:szCs w:val="21"/>
        </w:rPr>
        <w:t>[D]．</w:t>
      </w:r>
      <w:r>
        <w:rPr>
          <w:rFonts w:ascii="宋体" w:hAnsi="宋体" w:cs="宋体" w:hint="eastAsia"/>
          <w:color w:val="000000"/>
          <w:szCs w:val="21"/>
        </w:rPr>
        <w:t>广西</w:t>
      </w:r>
      <w:r>
        <w:rPr>
          <w:rFonts w:ascii="宋体" w:hAnsi="宋体" w:cs="宋体"/>
          <w:color w:val="000000"/>
          <w:szCs w:val="21"/>
        </w:rPr>
        <w:t>：</w:t>
      </w:r>
      <w:r>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2011</w:t>
      </w:r>
      <w:r w:rsidRPr="00F47972">
        <w:rPr>
          <w:rFonts w:ascii="宋体" w:hAnsi="宋体" w:cs="宋体"/>
          <w:color w:val="000000"/>
          <w:szCs w:val="21"/>
        </w:rPr>
        <w:t>．</w:t>
      </w:r>
    </w:p>
    <w:p w:rsidR="00F32493" w:rsidRDefault="00F32493" w:rsidP="00F32493">
      <w:pPr>
        <w:spacing w:line="400" w:lineRule="exact"/>
        <w:jc w:val="left"/>
        <w:rPr>
          <w:rFonts w:ascii="宋体" w:hAnsi="宋体" w:cs="宋体"/>
          <w:color w:val="000000"/>
          <w:szCs w:val="21"/>
        </w:rPr>
      </w:pPr>
      <w:r w:rsidRPr="00F47972">
        <w:rPr>
          <w:rFonts w:ascii="宋体" w:hAnsi="宋体" w:cs="宋体"/>
          <w:color w:val="000000"/>
          <w:szCs w:val="21"/>
        </w:rPr>
        <w:t>[</w:t>
      </w:r>
      <w:r w:rsidR="005D708F">
        <w:rPr>
          <w:rFonts w:ascii="宋体" w:hAnsi="宋体" w:cs="宋体" w:hint="eastAsia"/>
          <w:color w:val="000000"/>
          <w:szCs w:val="21"/>
        </w:rPr>
        <w:t>30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张奇，苏鸿根</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基于高斯混合模型的乐器识别方法</w:t>
      </w:r>
      <w:r w:rsidRPr="00F47972">
        <w:rPr>
          <w:rFonts w:ascii="宋体" w:hAnsi="宋体" w:cs="宋体" w:hint="eastAsia"/>
          <w:color w:val="000000"/>
          <w:szCs w:val="21"/>
        </w:rPr>
        <w:t>. [J].</w:t>
      </w:r>
      <w:r>
        <w:rPr>
          <w:rFonts w:ascii="宋体" w:hAnsi="宋体" w:cs="宋体" w:hint="eastAsia"/>
          <w:color w:val="000000"/>
          <w:szCs w:val="21"/>
        </w:rPr>
        <w:t>计算机工程, 2004</w:t>
      </w:r>
      <w:r w:rsidRPr="00F47972">
        <w:rPr>
          <w:rFonts w:ascii="宋体" w:hAnsi="宋体" w:cs="宋体" w:hint="eastAsia"/>
          <w:color w:val="000000"/>
          <w:szCs w:val="21"/>
        </w:rPr>
        <w:t>，卷号（</w:t>
      </w:r>
      <w:r>
        <w:rPr>
          <w:rFonts w:ascii="宋体" w:hAnsi="宋体" w:cs="宋体" w:hint="eastAsia"/>
          <w:color w:val="000000"/>
          <w:szCs w:val="21"/>
        </w:rPr>
        <w:t>30</w:t>
      </w:r>
      <w:r w:rsidRPr="00F47972">
        <w:rPr>
          <w:rFonts w:ascii="宋体" w:hAnsi="宋体" w:cs="宋体" w:hint="eastAsia"/>
          <w:color w:val="000000"/>
          <w:szCs w:val="21"/>
        </w:rPr>
        <w:t xml:space="preserve">）: </w:t>
      </w:r>
      <w:r>
        <w:rPr>
          <w:rFonts w:ascii="宋体" w:hAnsi="宋体" w:cs="宋体" w:hint="eastAsia"/>
          <w:color w:val="000000"/>
          <w:szCs w:val="21"/>
        </w:rPr>
        <w:t>0133-02</w:t>
      </w:r>
      <w:r w:rsidRPr="00F47972">
        <w:rPr>
          <w:rFonts w:ascii="宋体" w:hAnsi="宋体" w:cs="宋体" w:hint="eastAsia"/>
          <w:color w:val="000000"/>
          <w:szCs w:val="21"/>
        </w:rPr>
        <w:t>．</w:t>
      </w:r>
    </w:p>
    <w:p w:rsidR="0088777D" w:rsidRDefault="0088777D" w:rsidP="0088777D">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31</w:t>
      </w:r>
      <w:r w:rsidRPr="00F47972">
        <w:rPr>
          <w:rFonts w:ascii="宋体" w:hAnsi="宋体" w:cs="宋体" w:hint="eastAsia"/>
          <w:color w:val="000000"/>
          <w:szCs w:val="21"/>
        </w:rPr>
        <w:t xml:space="preserve">] </w:t>
      </w:r>
      <w:r>
        <w:rPr>
          <w:rFonts w:ascii="宋体" w:hAnsi="宋体" w:cs="宋体" w:hint="eastAsia"/>
          <w:color w:val="000000"/>
          <w:szCs w:val="21"/>
        </w:rPr>
        <w:t xml:space="preserve"> 杨澄宇，赵文</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基于高斯混合模型的说话人确认系统</w:t>
      </w:r>
      <w:r w:rsidRPr="00F47972">
        <w:rPr>
          <w:rFonts w:ascii="宋体" w:hAnsi="宋体" w:cs="宋体" w:hint="eastAsia"/>
          <w:color w:val="000000"/>
          <w:szCs w:val="21"/>
        </w:rPr>
        <w:t>. [J].</w:t>
      </w:r>
      <w:r>
        <w:rPr>
          <w:rFonts w:ascii="宋体" w:hAnsi="宋体" w:cs="宋体" w:hint="eastAsia"/>
          <w:color w:val="000000"/>
          <w:szCs w:val="21"/>
        </w:rPr>
        <w:t>计算机应用, 2001</w:t>
      </w:r>
      <w:r w:rsidRPr="00F47972">
        <w:rPr>
          <w:rFonts w:ascii="宋体" w:hAnsi="宋体" w:cs="宋体" w:hint="eastAsia"/>
          <w:color w:val="000000"/>
          <w:szCs w:val="21"/>
        </w:rPr>
        <w:t>，卷号（</w:t>
      </w:r>
      <w:r>
        <w:rPr>
          <w:rFonts w:ascii="宋体" w:hAnsi="宋体" w:cs="宋体" w:hint="eastAsia"/>
          <w:color w:val="000000"/>
          <w:szCs w:val="21"/>
        </w:rPr>
        <w:t>21</w:t>
      </w:r>
      <w:r w:rsidRPr="00F47972">
        <w:rPr>
          <w:rFonts w:ascii="宋体" w:hAnsi="宋体" w:cs="宋体" w:hint="eastAsia"/>
          <w:color w:val="000000"/>
          <w:szCs w:val="21"/>
        </w:rPr>
        <w:t xml:space="preserve">）: </w:t>
      </w:r>
      <w:r>
        <w:rPr>
          <w:rFonts w:ascii="宋体" w:hAnsi="宋体" w:cs="宋体" w:hint="eastAsia"/>
          <w:color w:val="000000"/>
          <w:szCs w:val="21"/>
        </w:rPr>
        <w:t>0007-02</w:t>
      </w:r>
      <w:r w:rsidRPr="00F47972">
        <w:rPr>
          <w:rFonts w:ascii="宋体" w:hAnsi="宋体" w:cs="宋体" w:hint="eastAsia"/>
          <w:color w:val="000000"/>
          <w:szCs w:val="21"/>
        </w:rPr>
        <w:t>．</w:t>
      </w:r>
    </w:p>
    <w:p w:rsidR="00822198" w:rsidRDefault="00822198" w:rsidP="00822198">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 xml:space="preserve"> </w:t>
      </w:r>
      <w:r w:rsidR="00415AC6">
        <w:rPr>
          <w:rFonts w:ascii="宋体" w:hAnsi="宋体" w:cs="宋体" w:hint="eastAsia"/>
          <w:color w:val="000000"/>
          <w:szCs w:val="21"/>
        </w:rPr>
        <w:t>余清清</w:t>
      </w:r>
      <w:r>
        <w:rPr>
          <w:rFonts w:ascii="宋体" w:hAnsi="宋体" w:cs="宋体" w:hint="eastAsia"/>
          <w:color w:val="000000"/>
          <w:szCs w:val="21"/>
        </w:rPr>
        <w:t>，</w:t>
      </w:r>
      <w:r w:rsidR="00415AC6">
        <w:rPr>
          <w:rFonts w:ascii="宋体" w:hAnsi="宋体" w:cs="宋体" w:hint="eastAsia"/>
          <w:color w:val="000000"/>
          <w:szCs w:val="21"/>
        </w:rPr>
        <w:t>李应</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w:t>
      </w:r>
      <w:r w:rsidR="00415AC6">
        <w:rPr>
          <w:rFonts w:ascii="宋体" w:hAnsi="宋体" w:cs="宋体" w:hint="eastAsia"/>
          <w:color w:val="000000"/>
          <w:szCs w:val="21"/>
        </w:rPr>
        <w:t>自然环境声音的识别</w:t>
      </w:r>
      <w:r w:rsidRPr="00F47972">
        <w:rPr>
          <w:rFonts w:ascii="宋体" w:hAnsi="宋体" w:cs="宋体" w:hint="eastAsia"/>
          <w:color w:val="000000"/>
          <w:szCs w:val="21"/>
        </w:rPr>
        <w:t>. [J].</w:t>
      </w:r>
      <w:r>
        <w:rPr>
          <w:rFonts w:ascii="宋体" w:hAnsi="宋体" w:cs="宋体" w:hint="eastAsia"/>
          <w:color w:val="000000"/>
          <w:szCs w:val="21"/>
        </w:rPr>
        <w:t>计算机</w:t>
      </w:r>
      <w:r w:rsidR="00415AC6">
        <w:rPr>
          <w:rFonts w:ascii="宋体" w:hAnsi="宋体" w:cs="宋体" w:hint="eastAsia"/>
          <w:color w:val="000000"/>
          <w:szCs w:val="21"/>
        </w:rPr>
        <w:t>工程和应用</w:t>
      </w:r>
      <w:r>
        <w:rPr>
          <w:rFonts w:ascii="宋体" w:hAnsi="宋体" w:cs="宋体" w:hint="eastAsia"/>
          <w:color w:val="000000"/>
          <w:szCs w:val="21"/>
        </w:rPr>
        <w:t>, 20</w:t>
      </w:r>
      <w:r w:rsidR="00415AC6">
        <w:rPr>
          <w:rFonts w:ascii="宋体" w:hAnsi="宋体" w:cs="宋体" w:hint="eastAsia"/>
          <w:color w:val="000000"/>
          <w:szCs w:val="21"/>
        </w:rPr>
        <w:t>1</w:t>
      </w:r>
      <w:r>
        <w:rPr>
          <w:rFonts w:ascii="宋体" w:hAnsi="宋体" w:cs="宋体" w:hint="eastAsia"/>
          <w:color w:val="000000"/>
          <w:szCs w:val="21"/>
        </w:rPr>
        <w:t>1</w:t>
      </w:r>
      <w:r w:rsidRPr="00F47972">
        <w:rPr>
          <w:rFonts w:ascii="宋体" w:hAnsi="宋体" w:cs="宋体" w:hint="eastAsia"/>
          <w:color w:val="000000"/>
          <w:szCs w:val="21"/>
        </w:rPr>
        <w:t>，卷号（</w:t>
      </w:r>
      <w:r>
        <w:rPr>
          <w:rFonts w:ascii="宋体" w:hAnsi="宋体" w:cs="宋体" w:hint="eastAsia"/>
          <w:color w:val="000000"/>
          <w:szCs w:val="21"/>
        </w:rPr>
        <w:t>2</w:t>
      </w:r>
      <w:r w:rsidR="00415AC6">
        <w:rPr>
          <w:rFonts w:ascii="宋体" w:hAnsi="宋体" w:cs="宋体" w:hint="eastAsia"/>
          <w:color w:val="000000"/>
          <w:szCs w:val="21"/>
        </w:rPr>
        <w:t>5</w:t>
      </w:r>
      <w:r w:rsidRPr="00F47972">
        <w:rPr>
          <w:rFonts w:ascii="宋体" w:hAnsi="宋体" w:cs="宋体" w:hint="eastAsia"/>
          <w:color w:val="000000"/>
          <w:szCs w:val="21"/>
        </w:rPr>
        <w:t xml:space="preserve">）: </w:t>
      </w:r>
      <w:r w:rsidR="00415AC6">
        <w:rPr>
          <w:rFonts w:ascii="宋体" w:hAnsi="宋体" w:cs="宋体" w:hint="eastAsia"/>
          <w:color w:val="000000"/>
          <w:szCs w:val="21"/>
        </w:rPr>
        <w:t>152</w:t>
      </w:r>
      <w:r>
        <w:rPr>
          <w:rFonts w:ascii="宋体" w:hAnsi="宋体" w:cs="宋体" w:hint="eastAsia"/>
          <w:color w:val="000000"/>
          <w:szCs w:val="21"/>
        </w:rPr>
        <w:t>-</w:t>
      </w:r>
      <w:r w:rsidR="00415AC6">
        <w:rPr>
          <w:rFonts w:ascii="宋体" w:hAnsi="宋体" w:cs="宋体" w:hint="eastAsia"/>
          <w:color w:val="000000"/>
          <w:szCs w:val="21"/>
        </w:rPr>
        <w:t>155</w:t>
      </w:r>
      <w:r w:rsidRPr="00F47972">
        <w:rPr>
          <w:rFonts w:ascii="宋体" w:hAnsi="宋体" w:cs="宋体" w:hint="eastAsia"/>
          <w:color w:val="000000"/>
          <w:szCs w:val="21"/>
        </w:rPr>
        <w:t>．</w:t>
      </w:r>
    </w:p>
    <w:p w:rsidR="002D047C" w:rsidRDefault="002D047C" w:rsidP="002D047C">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33</w:t>
      </w:r>
      <w:r w:rsidRPr="00F47972">
        <w:rPr>
          <w:rFonts w:ascii="宋体" w:hAnsi="宋体" w:cs="宋体" w:hint="eastAsia"/>
          <w:color w:val="000000"/>
          <w:szCs w:val="21"/>
        </w:rPr>
        <w:t xml:space="preserve">] </w:t>
      </w:r>
      <w:r>
        <w:rPr>
          <w:rFonts w:ascii="宋体" w:hAnsi="宋体" w:cs="宋体" w:hint="eastAsia"/>
          <w:color w:val="000000"/>
          <w:szCs w:val="21"/>
        </w:rPr>
        <w:t xml:space="preserve"> 任民宏，鲁秋菊</w:t>
      </w:r>
      <w:r w:rsidRPr="00F47972">
        <w:rPr>
          <w:rFonts w:ascii="宋体" w:hAnsi="宋体" w:cs="宋体" w:hint="eastAsia"/>
          <w:color w:val="000000"/>
          <w:szCs w:val="21"/>
        </w:rPr>
        <w:t xml:space="preserve">. </w:t>
      </w:r>
      <w:r>
        <w:rPr>
          <w:rFonts w:ascii="宋体" w:hAnsi="宋体" w:cs="宋体" w:hint="eastAsia"/>
          <w:color w:val="000000"/>
          <w:szCs w:val="21"/>
        </w:rPr>
        <w:t>基于高斯混合模型自适应肤色识别算法</w:t>
      </w:r>
      <w:r w:rsidRPr="00F47972">
        <w:rPr>
          <w:rFonts w:ascii="宋体" w:hAnsi="宋体" w:cs="宋体" w:hint="eastAsia"/>
          <w:color w:val="000000"/>
          <w:szCs w:val="21"/>
        </w:rPr>
        <w:t>. [J].</w:t>
      </w:r>
      <w:r>
        <w:rPr>
          <w:rFonts w:ascii="宋体" w:hAnsi="宋体" w:cs="宋体" w:hint="eastAsia"/>
          <w:color w:val="000000"/>
          <w:szCs w:val="21"/>
        </w:rPr>
        <w:t>陕西理工学院学报, 2016</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0053-04</w:t>
      </w:r>
      <w:r w:rsidRPr="00F47972">
        <w:rPr>
          <w:rFonts w:ascii="宋体" w:hAnsi="宋体" w:cs="宋体" w:hint="eastAsia"/>
          <w:color w:val="000000"/>
          <w:szCs w:val="21"/>
        </w:rPr>
        <w:t>．</w:t>
      </w:r>
    </w:p>
    <w:p w:rsidR="00E36240" w:rsidRDefault="0046398E" w:rsidP="00C32973">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34</w:t>
      </w:r>
      <w:r w:rsidRPr="00F47972">
        <w:rPr>
          <w:rFonts w:ascii="宋体" w:hAnsi="宋体" w:cs="宋体" w:hint="eastAsia"/>
          <w:color w:val="000000"/>
          <w:szCs w:val="21"/>
        </w:rPr>
        <w:t xml:space="preserve">] </w:t>
      </w:r>
      <w:r>
        <w:rPr>
          <w:rFonts w:ascii="宋体" w:hAnsi="宋体" w:cs="宋体" w:hint="eastAsia"/>
          <w:color w:val="000000"/>
          <w:szCs w:val="21"/>
        </w:rPr>
        <w:t xml:space="preserve"> 许百林．基于矢量量化（VQ）和高斯混合模型（GMM）的说话人识别的研究[D]．</w:t>
      </w:r>
      <w:r w:rsidR="00D32D1E">
        <w:rPr>
          <w:rFonts w:ascii="宋体" w:hAnsi="宋体" w:cs="宋体" w:hint="eastAsia"/>
          <w:color w:val="000000"/>
          <w:szCs w:val="21"/>
        </w:rPr>
        <w:t>南京</w:t>
      </w:r>
      <w:r>
        <w:rPr>
          <w:rFonts w:ascii="宋体" w:hAnsi="宋体" w:cs="宋体" w:hint="eastAsia"/>
          <w:color w:val="000000"/>
          <w:szCs w:val="21"/>
        </w:rPr>
        <w:t>：</w:t>
      </w:r>
      <w:r w:rsidR="006307A1">
        <w:rPr>
          <w:rFonts w:ascii="宋体" w:hAnsi="宋体" w:cs="宋体" w:hint="eastAsia"/>
          <w:color w:val="000000"/>
          <w:szCs w:val="21"/>
        </w:rPr>
        <w:t>东南大学</w:t>
      </w:r>
      <w:r>
        <w:rPr>
          <w:rFonts w:ascii="宋体" w:hAnsi="宋体" w:cs="宋体" w:hint="eastAsia"/>
          <w:color w:val="000000"/>
          <w:szCs w:val="21"/>
        </w:rPr>
        <w:t>，20</w:t>
      </w:r>
      <w:r w:rsidR="006307A1">
        <w:rPr>
          <w:rFonts w:ascii="宋体" w:hAnsi="宋体" w:cs="宋体" w:hint="eastAsia"/>
          <w:color w:val="000000"/>
          <w:szCs w:val="21"/>
        </w:rPr>
        <w:t>05</w:t>
      </w:r>
      <w:r w:rsidRPr="00F47972">
        <w:rPr>
          <w:rFonts w:ascii="宋体" w:hAnsi="宋体" w:cs="宋体" w:hint="eastAsia"/>
          <w:color w:val="000000"/>
          <w:szCs w:val="21"/>
        </w:rPr>
        <w:t>．</w:t>
      </w:r>
    </w:p>
    <w:p w:rsidR="002B26C7" w:rsidRDefault="002B26C7" w:rsidP="002B26C7">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5</w:t>
      </w:r>
      <w:r w:rsidRPr="00F47972">
        <w:rPr>
          <w:rFonts w:ascii="宋体" w:hAnsi="宋体" w:cs="宋体" w:hint="eastAsia"/>
          <w:color w:val="000000"/>
          <w:szCs w:val="21"/>
        </w:rPr>
        <w:t xml:space="preserve">] </w:t>
      </w:r>
      <w:r>
        <w:rPr>
          <w:rFonts w:ascii="宋体" w:hAnsi="宋体" w:cs="宋体" w:hint="eastAsia"/>
          <w:color w:val="000000"/>
          <w:szCs w:val="21"/>
        </w:rPr>
        <w:t xml:space="preserve"> 刘恒，吴迪</w:t>
      </w:r>
      <w:r w:rsidRPr="00F47972">
        <w:rPr>
          <w:rFonts w:ascii="宋体" w:hAnsi="宋体" w:cs="宋体" w:hint="eastAsia"/>
          <w:color w:val="000000"/>
          <w:szCs w:val="21"/>
        </w:rPr>
        <w:t xml:space="preserve">. </w:t>
      </w:r>
      <w:r>
        <w:rPr>
          <w:rFonts w:ascii="宋体" w:hAnsi="宋体" w:cs="宋体" w:hint="eastAsia"/>
          <w:color w:val="000000"/>
          <w:szCs w:val="21"/>
        </w:rPr>
        <w:t>运用高斯混合模型识别动物声音情绪</w:t>
      </w:r>
      <w:r w:rsidRPr="00F47972">
        <w:rPr>
          <w:rFonts w:ascii="宋体" w:hAnsi="宋体" w:cs="宋体" w:hint="eastAsia"/>
          <w:color w:val="000000"/>
          <w:szCs w:val="21"/>
        </w:rPr>
        <w:t>. [J].</w:t>
      </w:r>
      <w:r>
        <w:rPr>
          <w:rFonts w:ascii="宋体" w:hAnsi="宋体" w:cs="宋体" w:hint="eastAsia"/>
          <w:color w:val="000000"/>
          <w:szCs w:val="21"/>
        </w:rPr>
        <w:t>应用天地, 2016</w:t>
      </w:r>
      <w:r w:rsidRPr="00F47972">
        <w:rPr>
          <w:rFonts w:ascii="宋体" w:hAnsi="宋体" w:cs="宋体" w:hint="eastAsia"/>
          <w:color w:val="000000"/>
          <w:szCs w:val="21"/>
        </w:rPr>
        <w:t>，卷号（</w:t>
      </w:r>
      <w:r>
        <w:rPr>
          <w:rFonts w:ascii="宋体" w:hAnsi="宋体" w:cs="宋体" w:hint="eastAsia"/>
          <w:color w:val="000000"/>
          <w:szCs w:val="21"/>
        </w:rPr>
        <w:t>35</w:t>
      </w:r>
      <w:r w:rsidRPr="00F47972">
        <w:rPr>
          <w:rFonts w:ascii="宋体" w:hAnsi="宋体" w:cs="宋体" w:hint="eastAsia"/>
          <w:color w:val="000000"/>
          <w:szCs w:val="21"/>
        </w:rPr>
        <w:t xml:space="preserve">）: </w:t>
      </w:r>
      <w:r>
        <w:rPr>
          <w:rFonts w:ascii="宋体" w:hAnsi="宋体" w:cs="宋体" w:hint="eastAsia"/>
          <w:color w:val="000000"/>
          <w:szCs w:val="21"/>
        </w:rPr>
        <w:t>520-20</w:t>
      </w:r>
      <w:r w:rsidRPr="00F47972">
        <w:rPr>
          <w:rFonts w:ascii="宋体" w:hAnsi="宋体" w:cs="宋体" w:hint="eastAsia"/>
          <w:color w:val="000000"/>
          <w:szCs w:val="21"/>
        </w:rPr>
        <w:t>．</w:t>
      </w:r>
    </w:p>
    <w:p w:rsidR="00F5785C" w:rsidRDefault="00F5785C" w:rsidP="00F5785C">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性别识别</w:t>
      </w:r>
      <w:r w:rsidRPr="00253A89">
        <w:rPr>
          <w:rFonts w:asciiTheme="minorEastAsia" w:eastAsiaTheme="minorEastAsia" w:hAnsiTheme="minorEastAsia" w:hint="eastAsia"/>
          <w:b/>
          <w:color w:val="000000"/>
          <w:sz w:val="28"/>
          <w:szCs w:val="28"/>
        </w:rPr>
        <w:t>部分：</w:t>
      </w:r>
    </w:p>
    <w:p w:rsidR="003B5DE1" w:rsidRDefault="003B5DE1" w:rsidP="003B5DE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6</w:t>
      </w:r>
      <w:r w:rsidRPr="00F47972">
        <w:rPr>
          <w:rFonts w:ascii="宋体" w:hAnsi="宋体" w:cs="宋体" w:hint="eastAsia"/>
          <w:color w:val="000000"/>
          <w:szCs w:val="21"/>
        </w:rPr>
        <w:t xml:space="preserve">] </w:t>
      </w:r>
      <w:r>
        <w:rPr>
          <w:rFonts w:ascii="宋体" w:hAnsi="宋体" w:cs="宋体" w:hint="eastAsia"/>
          <w:color w:val="000000"/>
          <w:szCs w:val="21"/>
        </w:rPr>
        <w:t xml:space="preserve"> 肖汉光，何为</w:t>
      </w:r>
      <w:r w:rsidRPr="00F47972">
        <w:rPr>
          <w:rFonts w:ascii="宋体" w:hAnsi="宋体" w:cs="宋体" w:hint="eastAsia"/>
          <w:color w:val="000000"/>
          <w:szCs w:val="21"/>
        </w:rPr>
        <w:t xml:space="preserve">. </w:t>
      </w:r>
      <w:r>
        <w:rPr>
          <w:rFonts w:ascii="宋体" w:hAnsi="宋体" w:cs="宋体" w:hint="eastAsia"/>
          <w:color w:val="000000"/>
          <w:szCs w:val="21"/>
        </w:rPr>
        <w:t>基于MFCC和SVM的说话人性别识别</w:t>
      </w:r>
      <w:r w:rsidRPr="00F47972">
        <w:rPr>
          <w:rFonts w:ascii="宋体" w:hAnsi="宋体" w:cs="宋体" w:hint="eastAsia"/>
          <w:color w:val="000000"/>
          <w:szCs w:val="21"/>
        </w:rPr>
        <w:t>. [J].</w:t>
      </w:r>
      <w:r>
        <w:rPr>
          <w:rFonts w:ascii="宋体" w:hAnsi="宋体" w:cs="宋体" w:hint="eastAsia"/>
          <w:color w:val="000000"/>
          <w:szCs w:val="21"/>
        </w:rPr>
        <w:t>重庆大学学报, 2009</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0770-05</w:t>
      </w:r>
      <w:r w:rsidRPr="00F47972">
        <w:rPr>
          <w:rFonts w:ascii="宋体" w:hAnsi="宋体" w:cs="宋体" w:hint="eastAsia"/>
          <w:color w:val="000000"/>
          <w:szCs w:val="21"/>
        </w:rPr>
        <w:t>．</w:t>
      </w:r>
    </w:p>
    <w:p w:rsidR="000539B1" w:rsidRDefault="000539B1" w:rsidP="000539B1">
      <w:pPr>
        <w:spacing w:line="400" w:lineRule="exact"/>
        <w:jc w:val="left"/>
        <w:rPr>
          <w:rFonts w:ascii="宋体" w:hAnsi="宋体" w:cs="宋体"/>
          <w:color w:val="000000"/>
          <w:szCs w:val="21"/>
        </w:rPr>
      </w:pPr>
      <w:r w:rsidRPr="00F47972">
        <w:rPr>
          <w:rFonts w:ascii="宋体" w:hAnsi="宋体" w:cs="宋体" w:hint="eastAsia"/>
          <w:color w:val="000000"/>
          <w:szCs w:val="21"/>
        </w:rPr>
        <w:lastRenderedPageBreak/>
        <w:t>[</w:t>
      </w:r>
      <w:r>
        <w:rPr>
          <w:rFonts w:ascii="宋体" w:hAnsi="宋体" w:cs="宋体" w:hint="eastAsia"/>
          <w:color w:val="000000"/>
          <w:szCs w:val="21"/>
        </w:rPr>
        <w:t>3</w:t>
      </w:r>
      <w:r w:rsidR="005D708F">
        <w:rPr>
          <w:rFonts w:ascii="宋体" w:hAnsi="宋体" w:cs="宋体" w:hint="eastAsia"/>
          <w:color w:val="000000"/>
          <w:szCs w:val="21"/>
        </w:rPr>
        <w:t>7</w:t>
      </w:r>
      <w:r w:rsidRPr="00F47972">
        <w:rPr>
          <w:rFonts w:ascii="宋体" w:hAnsi="宋体" w:cs="宋体" w:hint="eastAsia"/>
          <w:color w:val="000000"/>
          <w:szCs w:val="21"/>
        </w:rPr>
        <w:t xml:space="preserve">] </w:t>
      </w:r>
      <w:r>
        <w:rPr>
          <w:rFonts w:ascii="宋体" w:hAnsi="宋体" w:cs="宋体" w:hint="eastAsia"/>
          <w:color w:val="000000"/>
          <w:szCs w:val="21"/>
        </w:rPr>
        <w:t xml:space="preserve"> 旁程，李晓飞</w:t>
      </w:r>
      <w:r w:rsidRPr="00F47972">
        <w:rPr>
          <w:rFonts w:ascii="宋体" w:hAnsi="宋体" w:cs="宋体" w:hint="eastAsia"/>
          <w:color w:val="000000"/>
          <w:szCs w:val="21"/>
        </w:rPr>
        <w:t xml:space="preserve">. </w:t>
      </w:r>
      <w:r>
        <w:rPr>
          <w:rFonts w:ascii="宋体" w:hAnsi="宋体" w:cs="宋体" w:hint="eastAsia"/>
          <w:color w:val="000000"/>
          <w:szCs w:val="21"/>
        </w:rPr>
        <w:t>基于MFCC与基频特征贡献度识别说话人性别</w:t>
      </w:r>
      <w:r w:rsidRPr="00F47972">
        <w:rPr>
          <w:rFonts w:ascii="宋体" w:hAnsi="宋体" w:cs="宋体" w:hint="eastAsia"/>
          <w:color w:val="000000"/>
          <w:szCs w:val="21"/>
        </w:rPr>
        <w:t>. [J].</w:t>
      </w:r>
      <w:r>
        <w:rPr>
          <w:rFonts w:ascii="宋体" w:hAnsi="宋体" w:cs="宋体" w:hint="eastAsia"/>
          <w:color w:val="000000"/>
          <w:szCs w:val="21"/>
        </w:rPr>
        <w:t>华中科技大学学报, 2013</w:t>
      </w:r>
      <w:r w:rsidRPr="00F47972">
        <w:rPr>
          <w:rFonts w:ascii="宋体" w:hAnsi="宋体" w:cs="宋体" w:hint="eastAsia"/>
          <w:color w:val="000000"/>
          <w:szCs w:val="21"/>
        </w:rPr>
        <w:t>，卷号（</w:t>
      </w:r>
      <w:r>
        <w:rPr>
          <w:rFonts w:ascii="宋体" w:hAnsi="宋体" w:cs="宋体" w:hint="eastAsia"/>
          <w:color w:val="000000"/>
          <w:szCs w:val="21"/>
        </w:rPr>
        <w:t>41</w:t>
      </w:r>
      <w:r w:rsidRPr="00F47972">
        <w:rPr>
          <w:rFonts w:ascii="宋体" w:hAnsi="宋体" w:cs="宋体" w:hint="eastAsia"/>
          <w:color w:val="000000"/>
          <w:szCs w:val="21"/>
        </w:rPr>
        <w:t xml:space="preserve">）: </w:t>
      </w:r>
      <w:r>
        <w:rPr>
          <w:rFonts w:ascii="宋体" w:hAnsi="宋体" w:cs="宋体" w:hint="eastAsia"/>
          <w:color w:val="000000"/>
          <w:szCs w:val="21"/>
        </w:rPr>
        <w:t>0108-04</w:t>
      </w:r>
      <w:r w:rsidRPr="00F47972">
        <w:rPr>
          <w:rFonts w:ascii="宋体" w:hAnsi="宋体" w:cs="宋体" w:hint="eastAsia"/>
          <w:color w:val="000000"/>
          <w:szCs w:val="21"/>
        </w:rPr>
        <w:t>．</w:t>
      </w:r>
    </w:p>
    <w:p w:rsidR="00325885" w:rsidRPr="003A07A5" w:rsidRDefault="00135AB1" w:rsidP="003A07A5">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8</w:t>
      </w:r>
      <w:r w:rsidRPr="00F47972">
        <w:rPr>
          <w:rFonts w:ascii="宋体" w:hAnsi="宋体" w:cs="宋体" w:hint="eastAsia"/>
          <w:color w:val="000000"/>
          <w:szCs w:val="21"/>
        </w:rPr>
        <w:t xml:space="preserve">] </w:t>
      </w:r>
      <w:r>
        <w:rPr>
          <w:rFonts w:ascii="宋体" w:hAnsi="宋体" w:cs="宋体" w:hint="eastAsia"/>
          <w:color w:val="000000"/>
          <w:szCs w:val="21"/>
        </w:rPr>
        <w:t xml:space="preserve"> 高原．基于性别分类的说话人识别研究[D]．</w:t>
      </w:r>
      <w:r w:rsidR="00563BA5">
        <w:rPr>
          <w:rFonts w:ascii="宋体" w:hAnsi="宋体" w:cs="宋体" w:hint="eastAsia"/>
          <w:color w:val="000000"/>
          <w:szCs w:val="21"/>
        </w:rPr>
        <w:t>徐州</w:t>
      </w:r>
      <w:r>
        <w:rPr>
          <w:rFonts w:ascii="宋体" w:hAnsi="宋体" w:cs="宋体" w:hint="eastAsia"/>
          <w:color w:val="000000"/>
          <w:szCs w:val="21"/>
        </w:rPr>
        <w:t>：江苏师范大学，2012</w:t>
      </w:r>
      <w:r w:rsidRPr="00F47972">
        <w:rPr>
          <w:rFonts w:ascii="宋体" w:hAnsi="宋体" w:cs="宋体" w:hint="eastAsia"/>
          <w:color w:val="000000"/>
          <w:szCs w:val="21"/>
        </w:rPr>
        <w:t>．</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hint="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61" w:name="_Toc490471958"/>
      <w:r w:rsidRPr="00152A6F">
        <w:rPr>
          <w:rFonts w:asciiTheme="minorEastAsia" w:eastAsiaTheme="minorEastAsia" w:hAnsiTheme="minorEastAsia" w:hint="eastAsia"/>
          <w:b/>
          <w:color w:val="000000"/>
          <w:sz w:val="32"/>
          <w:szCs w:val="32"/>
        </w:rPr>
        <w:lastRenderedPageBreak/>
        <w:t>致谢</w:t>
      </w:r>
      <w:bookmarkEnd w:id="61"/>
    </w:p>
    <w:p w:rsidR="0011739E" w:rsidRDefault="006965CF" w:rsidP="00B33CA0">
      <w:pPr>
        <w:spacing w:line="360" w:lineRule="auto"/>
        <w:ind w:firstLineChars="200" w:firstLine="480"/>
        <w:rPr>
          <w:sz w:val="24"/>
        </w:rPr>
      </w:pPr>
      <w:r w:rsidRPr="00B33CA0">
        <w:rPr>
          <w:rFonts w:hint="eastAsia"/>
          <w:sz w:val="24"/>
        </w:rPr>
        <w:t>请允许我致谢，为这四年一路走来的成长，</w:t>
      </w:r>
      <w:r w:rsidR="002F174A" w:rsidRPr="00B33CA0">
        <w:rPr>
          <w:rFonts w:hint="eastAsia"/>
          <w:sz w:val="24"/>
        </w:rPr>
        <w:t>为我经历和得到的所有。</w:t>
      </w:r>
    </w:p>
    <w:p w:rsidR="00CD7903" w:rsidRDefault="003263F7" w:rsidP="00B33CA0">
      <w:pPr>
        <w:spacing w:line="360" w:lineRule="auto"/>
        <w:ind w:firstLineChars="200" w:firstLine="480"/>
        <w:rPr>
          <w:sz w:val="24"/>
        </w:rPr>
      </w:pPr>
      <w:r>
        <w:rPr>
          <w:rFonts w:hint="eastAsia"/>
          <w:sz w:val="24"/>
        </w:rPr>
        <w:t>首先我要感谢带我走进语音信号处理的刘永俊老师，</w:t>
      </w:r>
      <w:r w:rsidR="005D40D6">
        <w:rPr>
          <w:rFonts w:hint="eastAsia"/>
          <w:sz w:val="24"/>
        </w:rPr>
        <w:t>虽然刘老师从来没有对我做出实质性的指导，虽然刘老师常常把我们的成果占为己有，虽然刘老师慢慢变成一个商人而不是一个老师。但我还是得感谢他；我依然记得大二的时候参与的第一个实验室项目，刘老师找了一个划水的项目主持人混了一个校级项目，骗了学校</w:t>
      </w:r>
      <w:r w:rsidR="005D40D6">
        <w:rPr>
          <w:rFonts w:hint="eastAsia"/>
          <w:sz w:val="24"/>
        </w:rPr>
        <w:t>2000</w:t>
      </w:r>
      <w:r w:rsidR="005D40D6">
        <w:rPr>
          <w:rFonts w:hint="eastAsia"/>
          <w:sz w:val="24"/>
        </w:rPr>
        <w:t>块钱。正因为这样，我才能出色得表演我的产品经理天赋。也正因为这样，</w:t>
      </w:r>
      <w:r w:rsidR="009D498F">
        <w:rPr>
          <w:rFonts w:hint="eastAsia"/>
          <w:sz w:val="24"/>
        </w:rPr>
        <w:t>我</w:t>
      </w:r>
      <w:r w:rsidR="005D40D6">
        <w:rPr>
          <w:rFonts w:hint="eastAsia"/>
          <w:sz w:val="24"/>
        </w:rPr>
        <w:t>才在语音信号中约扎越深。</w:t>
      </w:r>
      <w:r w:rsidR="002E6073">
        <w:rPr>
          <w:rFonts w:hint="eastAsia"/>
          <w:sz w:val="24"/>
        </w:rPr>
        <w:t>最终在零指导下，单靠查阅资料完成了省级项目。正因为这样，我才知道，原来我竟然有这么强的学习能力。</w:t>
      </w:r>
    </w:p>
    <w:p w:rsidR="00D4089F" w:rsidRDefault="00F26339" w:rsidP="00B33CA0">
      <w:pPr>
        <w:spacing w:line="360" w:lineRule="auto"/>
        <w:ind w:firstLineChars="200" w:firstLine="480"/>
        <w:rPr>
          <w:sz w:val="24"/>
        </w:rPr>
      </w:pPr>
      <w:r>
        <w:rPr>
          <w:rFonts w:hint="eastAsia"/>
          <w:sz w:val="24"/>
        </w:rPr>
        <w:t>我还要感谢我的同窗秦立浩，</w:t>
      </w:r>
      <w:r w:rsidR="00562A34">
        <w:rPr>
          <w:rFonts w:hint="eastAsia"/>
          <w:sz w:val="24"/>
        </w:rPr>
        <w:t>我做语音，他做图像。</w:t>
      </w:r>
      <w:r w:rsidR="00511102">
        <w:rPr>
          <w:rFonts w:hint="eastAsia"/>
          <w:sz w:val="24"/>
        </w:rPr>
        <w:t>他其实比我更加适合做研究性的内容</w:t>
      </w:r>
      <w:r w:rsidR="009E5977">
        <w:rPr>
          <w:rFonts w:hint="eastAsia"/>
          <w:sz w:val="24"/>
        </w:rPr>
        <w:t>，我适合做一个项目经理。虽然他常常幻想担任我的角色，但其实我更喜欢他这样的人才。毕业了，他考研去了，我即将进入公司，我不清楚我的未来是不是还能遇见这样的朋友，但如果再见，我一定让他担任我</w:t>
      </w:r>
      <w:r w:rsidR="00D97586">
        <w:rPr>
          <w:rFonts w:hint="eastAsia"/>
          <w:sz w:val="24"/>
        </w:rPr>
        <w:t>们公司</w:t>
      </w:r>
      <w:r w:rsidR="009E5977">
        <w:rPr>
          <w:rFonts w:hint="eastAsia"/>
          <w:sz w:val="24"/>
        </w:rPr>
        <w:t>的研发组组长。</w:t>
      </w:r>
    </w:p>
    <w:p w:rsidR="00370C44" w:rsidRDefault="00B243F2" w:rsidP="00B33CA0">
      <w:pPr>
        <w:spacing w:line="360" w:lineRule="auto"/>
        <w:ind w:firstLineChars="200" w:firstLine="480"/>
        <w:rPr>
          <w:sz w:val="24"/>
        </w:rPr>
      </w:pPr>
      <w:r>
        <w:rPr>
          <w:rFonts w:hint="eastAsia"/>
          <w:sz w:val="24"/>
        </w:rPr>
        <w:t>感谢我的指导老师，虽然我在写这篇致谢的时候我才大三，但我知道，未来的你一定是一个认真负责的老师。一定是你，也只有你才能知道我的论文到这么完美的地步。</w:t>
      </w:r>
    </w:p>
    <w:p w:rsidR="00B243F2" w:rsidRDefault="007875ED" w:rsidP="00B33CA0">
      <w:pPr>
        <w:spacing w:line="360" w:lineRule="auto"/>
        <w:ind w:firstLineChars="200" w:firstLine="480"/>
        <w:rPr>
          <w:sz w:val="24"/>
        </w:rPr>
      </w:pPr>
      <w:r>
        <w:rPr>
          <w:rFonts w:hint="eastAsia"/>
          <w:sz w:val="24"/>
        </w:rPr>
        <w:t>感谢</w:t>
      </w:r>
      <w:r>
        <w:rPr>
          <w:rFonts w:hint="eastAsia"/>
          <w:sz w:val="24"/>
        </w:rPr>
        <w:t>14</w:t>
      </w:r>
      <w:r>
        <w:rPr>
          <w:rFonts w:hint="eastAsia"/>
          <w:sz w:val="24"/>
        </w:rPr>
        <w:t>软件单招班的所有同学，虽然你们都爱玩游戏，但我相信，未来一定有属于你们的出路。请不要畏惧，向着你们所向往的目标去飞吧，你们是我这</w:t>
      </w:r>
      <w:r>
        <w:rPr>
          <w:rFonts w:hint="eastAsia"/>
          <w:sz w:val="24"/>
        </w:rPr>
        <w:t>24</w:t>
      </w:r>
      <w:r>
        <w:rPr>
          <w:rFonts w:hint="eastAsia"/>
          <w:sz w:val="24"/>
        </w:rPr>
        <w:t>年来的骄傲与辉煌的见证者。</w:t>
      </w:r>
    </w:p>
    <w:p w:rsidR="003A62B3" w:rsidRPr="00B33CA0" w:rsidRDefault="003A62B3" w:rsidP="00B33CA0">
      <w:pPr>
        <w:spacing w:line="360" w:lineRule="auto"/>
        <w:ind w:firstLineChars="200" w:firstLine="480"/>
        <w:rPr>
          <w:sz w:val="24"/>
        </w:rPr>
      </w:pPr>
      <w:r>
        <w:rPr>
          <w:rFonts w:hint="eastAsia"/>
          <w:sz w:val="24"/>
        </w:rPr>
        <w:t>感谢所有教导过我们的老师们，在我心里，你们各有特色，感谢你们的教导，感谢你们！</w:t>
      </w:r>
    </w:p>
    <w:sectPr w:rsidR="003A62B3" w:rsidRPr="00B33CA0">
      <w:headerReference w:type="default" r:id="rId42"/>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3BB1" w:rsidRDefault="007B3BB1" w:rsidP="00C26886">
      <w:r>
        <w:separator/>
      </w:r>
    </w:p>
  </w:endnote>
  <w:endnote w:type="continuationSeparator" w:id="0">
    <w:p w:rsidR="007B3BB1" w:rsidRDefault="007B3BB1" w:rsidP="00C26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ˎ̥">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4384729"/>
      <w:docPartObj>
        <w:docPartGallery w:val="Page Numbers (Bottom of Page)"/>
        <w:docPartUnique/>
      </w:docPartObj>
    </w:sdtPr>
    <w:sdtEndPr/>
    <w:sdtContent>
      <w:sdt>
        <w:sdtPr>
          <w:id w:val="1728636285"/>
          <w:docPartObj>
            <w:docPartGallery w:val="Page Numbers (Top of Page)"/>
            <w:docPartUnique/>
          </w:docPartObj>
        </w:sdtPr>
        <w:sdtEndPr/>
        <w:sdtContent>
          <w:p w:rsidR="00F26339" w:rsidRDefault="00F26339" w:rsidP="00794033">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D4691D">
              <w:rPr>
                <w:b/>
                <w:bCs/>
                <w:noProof/>
              </w:rPr>
              <w:t>22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4691D">
              <w:rPr>
                <w:b/>
                <w:bCs/>
                <w:noProof/>
              </w:rPr>
              <w:t>38</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3BB1" w:rsidRDefault="007B3BB1" w:rsidP="00C26886">
      <w:r>
        <w:separator/>
      </w:r>
    </w:p>
  </w:footnote>
  <w:footnote w:type="continuationSeparator" w:id="0">
    <w:p w:rsidR="007B3BB1" w:rsidRDefault="007B3BB1" w:rsidP="00C268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6339" w:rsidRDefault="00F26339" w:rsidP="004901B1">
    <w:pPr>
      <w:pStyle w:val="a5"/>
    </w:pPr>
    <w:r w:rsidRPr="00AE059F">
      <w:rPr>
        <w:rFonts w:ascii="ˎ̥" w:hAnsi="ˎ̥" w:cs="宋体" w:hint="eastAsia"/>
        <w:color w:val="000000"/>
        <w:kern w:val="0"/>
        <w:szCs w:val="21"/>
      </w:rPr>
      <w:t>常熟理工学院毕业设计（论文）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8041C"/>
    <w:multiLevelType w:val="hybridMultilevel"/>
    <w:tmpl w:val="BBCAE3E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B32B22"/>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8E12D7B"/>
    <w:multiLevelType w:val="hybridMultilevel"/>
    <w:tmpl w:val="D0586B0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DBE263A"/>
    <w:multiLevelType w:val="hybridMultilevel"/>
    <w:tmpl w:val="DFF09DB4"/>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37C085B"/>
    <w:multiLevelType w:val="hybridMultilevel"/>
    <w:tmpl w:val="9D0442E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15:restartNumberingAfterBreak="0">
    <w:nsid w:val="37F44D20"/>
    <w:multiLevelType w:val="hybridMultilevel"/>
    <w:tmpl w:val="A4E433B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F1430E0"/>
    <w:multiLevelType w:val="multilevel"/>
    <w:tmpl w:val="3F1430E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48343B4E"/>
    <w:multiLevelType w:val="multilevel"/>
    <w:tmpl w:val="438E146C"/>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4B0664D0"/>
    <w:multiLevelType w:val="hybridMultilevel"/>
    <w:tmpl w:val="897038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A135540"/>
    <w:multiLevelType w:val="hybridMultilevel"/>
    <w:tmpl w:val="7E3676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5AB80B70"/>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C334DCA"/>
    <w:multiLevelType w:val="hybridMultilevel"/>
    <w:tmpl w:val="8974C07A"/>
    <w:lvl w:ilvl="0" w:tplc="4F7EF10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6385127"/>
    <w:multiLevelType w:val="hybridMultilevel"/>
    <w:tmpl w:val="9F6A126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FBD7E72"/>
    <w:multiLevelType w:val="hybridMultilevel"/>
    <w:tmpl w:val="3708794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20328A2"/>
    <w:multiLevelType w:val="hybridMultilevel"/>
    <w:tmpl w:val="F8C2C276"/>
    <w:lvl w:ilvl="0" w:tplc="8656F1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4F1D5E"/>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13"/>
  </w:num>
  <w:num w:numId="3">
    <w:abstractNumId w:val="5"/>
  </w:num>
  <w:num w:numId="4">
    <w:abstractNumId w:val="0"/>
  </w:num>
  <w:num w:numId="5">
    <w:abstractNumId w:val="2"/>
  </w:num>
  <w:num w:numId="6">
    <w:abstractNumId w:val="11"/>
  </w:num>
  <w:num w:numId="7">
    <w:abstractNumId w:val="6"/>
  </w:num>
  <w:num w:numId="8">
    <w:abstractNumId w:val="7"/>
  </w:num>
  <w:num w:numId="9">
    <w:abstractNumId w:val="3"/>
  </w:num>
  <w:num w:numId="10">
    <w:abstractNumId w:val="4"/>
  </w:num>
  <w:num w:numId="11">
    <w:abstractNumId w:val="12"/>
  </w:num>
  <w:num w:numId="12">
    <w:abstractNumId w:val="9"/>
  </w:num>
  <w:num w:numId="13">
    <w:abstractNumId w:val="8"/>
  </w:num>
  <w:num w:numId="14">
    <w:abstractNumId w:val="14"/>
  </w:num>
  <w:num w:numId="15">
    <w:abstractNumId w:val="10"/>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张立飞">
    <w15:presenceInfo w15:providerId="Windows Live" w15:userId="90e777ff4d99ea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437"/>
    <w:rsid w:val="00002FC7"/>
    <w:rsid w:val="00005865"/>
    <w:rsid w:val="00015101"/>
    <w:rsid w:val="00022A16"/>
    <w:rsid w:val="00033059"/>
    <w:rsid w:val="00036A73"/>
    <w:rsid w:val="00040514"/>
    <w:rsid w:val="00044446"/>
    <w:rsid w:val="000467C1"/>
    <w:rsid w:val="000518BE"/>
    <w:rsid w:val="00051DFD"/>
    <w:rsid w:val="000529C5"/>
    <w:rsid w:val="000539B1"/>
    <w:rsid w:val="00053A6D"/>
    <w:rsid w:val="000540AB"/>
    <w:rsid w:val="00054B66"/>
    <w:rsid w:val="00055209"/>
    <w:rsid w:val="00057EA9"/>
    <w:rsid w:val="000679ED"/>
    <w:rsid w:val="00076C18"/>
    <w:rsid w:val="0008010B"/>
    <w:rsid w:val="00082475"/>
    <w:rsid w:val="00082EA2"/>
    <w:rsid w:val="00091AE1"/>
    <w:rsid w:val="000930F2"/>
    <w:rsid w:val="00095572"/>
    <w:rsid w:val="00096C50"/>
    <w:rsid w:val="000B7E6B"/>
    <w:rsid w:val="000C2546"/>
    <w:rsid w:val="000C71E0"/>
    <w:rsid w:val="000D3BEF"/>
    <w:rsid w:val="000D503C"/>
    <w:rsid w:val="000E039D"/>
    <w:rsid w:val="000E2BFC"/>
    <w:rsid w:val="000F1F85"/>
    <w:rsid w:val="000F2874"/>
    <w:rsid w:val="000F3FD8"/>
    <w:rsid w:val="000F45E7"/>
    <w:rsid w:val="000F5126"/>
    <w:rsid w:val="00101CBE"/>
    <w:rsid w:val="00102CCB"/>
    <w:rsid w:val="00103A78"/>
    <w:rsid w:val="00103F69"/>
    <w:rsid w:val="001044B0"/>
    <w:rsid w:val="00105DD4"/>
    <w:rsid w:val="0011739E"/>
    <w:rsid w:val="00121A94"/>
    <w:rsid w:val="00122288"/>
    <w:rsid w:val="00123EAF"/>
    <w:rsid w:val="00127537"/>
    <w:rsid w:val="0013269A"/>
    <w:rsid w:val="00135AB1"/>
    <w:rsid w:val="00136A4B"/>
    <w:rsid w:val="00140F74"/>
    <w:rsid w:val="00145F3D"/>
    <w:rsid w:val="0014616B"/>
    <w:rsid w:val="001502A9"/>
    <w:rsid w:val="00152A6F"/>
    <w:rsid w:val="00153755"/>
    <w:rsid w:val="0015375F"/>
    <w:rsid w:val="00153AAE"/>
    <w:rsid w:val="00156736"/>
    <w:rsid w:val="00164C9D"/>
    <w:rsid w:val="00166BE0"/>
    <w:rsid w:val="00171363"/>
    <w:rsid w:val="00172D87"/>
    <w:rsid w:val="00174D58"/>
    <w:rsid w:val="001776A6"/>
    <w:rsid w:val="00180FE1"/>
    <w:rsid w:val="001816AC"/>
    <w:rsid w:val="00182A73"/>
    <w:rsid w:val="00184573"/>
    <w:rsid w:val="00187C09"/>
    <w:rsid w:val="001927DC"/>
    <w:rsid w:val="00192CBB"/>
    <w:rsid w:val="0019411F"/>
    <w:rsid w:val="00196820"/>
    <w:rsid w:val="00197149"/>
    <w:rsid w:val="001A3645"/>
    <w:rsid w:val="001A6CF4"/>
    <w:rsid w:val="001A714F"/>
    <w:rsid w:val="001A79D6"/>
    <w:rsid w:val="001B35AE"/>
    <w:rsid w:val="001B6684"/>
    <w:rsid w:val="001C2D38"/>
    <w:rsid w:val="001C5C9F"/>
    <w:rsid w:val="001D0B13"/>
    <w:rsid w:val="001E2072"/>
    <w:rsid w:val="001F4E82"/>
    <w:rsid w:val="002073B6"/>
    <w:rsid w:val="00211507"/>
    <w:rsid w:val="00211BEA"/>
    <w:rsid w:val="00212236"/>
    <w:rsid w:val="00212CAC"/>
    <w:rsid w:val="00214D25"/>
    <w:rsid w:val="0021562A"/>
    <w:rsid w:val="00217CD5"/>
    <w:rsid w:val="00223A0C"/>
    <w:rsid w:val="0023515A"/>
    <w:rsid w:val="00235EE9"/>
    <w:rsid w:val="002409CD"/>
    <w:rsid w:val="002424AC"/>
    <w:rsid w:val="002509F9"/>
    <w:rsid w:val="00252A55"/>
    <w:rsid w:val="00253A89"/>
    <w:rsid w:val="00257575"/>
    <w:rsid w:val="00260CA6"/>
    <w:rsid w:val="00271B10"/>
    <w:rsid w:val="0027380D"/>
    <w:rsid w:val="00273D25"/>
    <w:rsid w:val="00274074"/>
    <w:rsid w:val="0028015B"/>
    <w:rsid w:val="00280268"/>
    <w:rsid w:val="00286B12"/>
    <w:rsid w:val="00291542"/>
    <w:rsid w:val="00291C87"/>
    <w:rsid w:val="00293142"/>
    <w:rsid w:val="002946CC"/>
    <w:rsid w:val="002951C9"/>
    <w:rsid w:val="00297315"/>
    <w:rsid w:val="002A0166"/>
    <w:rsid w:val="002A0E4C"/>
    <w:rsid w:val="002A2D3F"/>
    <w:rsid w:val="002A541F"/>
    <w:rsid w:val="002B26C7"/>
    <w:rsid w:val="002B3D27"/>
    <w:rsid w:val="002B5746"/>
    <w:rsid w:val="002B7FC1"/>
    <w:rsid w:val="002C0424"/>
    <w:rsid w:val="002C12A5"/>
    <w:rsid w:val="002C377D"/>
    <w:rsid w:val="002C4B6D"/>
    <w:rsid w:val="002C5236"/>
    <w:rsid w:val="002D047C"/>
    <w:rsid w:val="002D1091"/>
    <w:rsid w:val="002D3B1E"/>
    <w:rsid w:val="002D7790"/>
    <w:rsid w:val="002E1B9D"/>
    <w:rsid w:val="002E6073"/>
    <w:rsid w:val="002F174A"/>
    <w:rsid w:val="00301C58"/>
    <w:rsid w:val="003037FC"/>
    <w:rsid w:val="0030455B"/>
    <w:rsid w:val="00310517"/>
    <w:rsid w:val="00311916"/>
    <w:rsid w:val="00320A1F"/>
    <w:rsid w:val="00325885"/>
    <w:rsid w:val="00325C79"/>
    <w:rsid w:val="003263F7"/>
    <w:rsid w:val="0033097E"/>
    <w:rsid w:val="003315A0"/>
    <w:rsid w:val="003323C1"/>
    <w:rsid w:val="00332699"/>
    <w:rsid w:val="00345E81"/>
    <w:rsid w:val="00356ADA"/>
    <w:rsid w:val="00356EA0"/>
    <w:rsid w:val="003572E7"/>
    <w:rsid w:val="00357873"/>
    <w:rsid w:val="00357E9C"/>
    <w:rsid w:val="003643AE"/>
    <w:rsid w:val="00364930"/>
    <w:rsid w:val="003675E0"/>
    <w:rsid w:val="00370C44"/>
    <w:rsid w:val="0037243F"/>
    <w:rsid w:val="00374B36"/>
    <w:rsid w:val="00374BE9"/>
    <w:rsid w:val="0037555A"/>
    <w:rsid w:val="00385C2E"/>
    <w:rsid w:val="00386981"/>
    <w:rsid w:val="0038727E"/>
    <w:rsid w:val="00387853"/>
    <w:rsid w:val="00387F1A"/>
    <w:rsid w:val="00397269"/>
    <w:rsid w:val="003976D3"/>
    <w:rsid w:val="00397D8B"/>
    <w:rsid w:val="003A03EB"/>
    <w:rsid w:val="003A0606"/>
    <w:rsid w:val="003A07A5"/>
    <w:rsid w:val="003A1117"/>
    <w:rsid w:val="003A1DAA"/>
    <w:rsid w:val="003A3360"/>
    <w:rsid w:val="003A62B3"/>
    <w:rsid w:val="003B0868"/>
    <w:rsid w:val="003B4264"/>
    <w:rsid w:val="003B45D1"/>
    <w:rsid w:val="003B4BA4"/>
    <w:rsid w:val="003B5DE1"/>
    <w:rsid w:val="003B76D7"/>
    <w:rsid w:val="003C2BB6"/>
    <w:rsid w:val="003C5302"/>
    <w:rsid w:val="003C59A5"/>
    <w:rsid w:val="003D5411"/>
    <w:rsid w:val="003D5E34"/>
    <w:rsid w:val="003E200D"/>
    <w:rsid w:val="003F3872"/>
    <w:rsid w:val="003F547E"/>
    <w:rsid w:val="004015CC"/>
    <w:rsid w:val="00402F62"/>
    <w:rsid w:val="0040335C"/>
    <w:rsid w:val="00403442"/>
    <w:rsid w:val="00403C1E"/>
    <w:rsid w:val="004040F2"/>
    <w:rsid w:val="004050D0"/>
    <w:rsid w:val="004115E6"/>
    <w:rsid w:val="00415AC6"/>
    <w:rsid w:val="004201BA"/>
    <w:rsid w:val="0042360D"/>
    <w:rsid w:val="00424684"/>
    <w:rsid w:val="00436884"/>
    <w:rsid w:val="00442775"/>
    <w:rsid w:val="00456F86"/>
    <w:rsid w:val="00457554"/>
    <w:rsid w:val="0046278F"/>
    <w:rsid w:val="0046398E"/>
    <w:rsid w:val="004655A4"/>
    <w:rsid w:val="004659E7"/>
    <w:rsid w:val="0047351D"/>
    <w:rsid w:val="00476624"/>
    <w:rsid w:val="00480741"/>
    <w:rsid w:val="004826B1"/>
    <w:rsid w:val="00482F70"/>
    <w:rsid w:val="00487AB7"/>
    <w:rsid w:val="004901B1"/>
    <w:rsid w:val="00492B47"/>
    <w:rsid w:val="00495ADC"/>
    <w:rsid w:val="004A35A7"/>
    <w:rsid w:val="004A5359"/>
    <w:rsid w:val="004A729E"/>
    <w:rsid w:val="004B13FA"/>
    <w:rsid w:val="004B1437"/>
    <w:rsid w:val="004C4BF5"/>
    <w:rsid w:val="004C73AE"/>
    <w:rsid w:val="004D05A9"/>
    <w:rsid w:val="004D6713"/>
    <w:rsid w:val="004D7158"/>
    <w:rsid w:val="004E5919"/>
    <w:rsid w:val="004E6864"/>
    <w:rsid w:val="004E717D"/>
    <w:rsid w:val="004F10FF"/>
    <w:rsid w:val="004F1979"/>
    <w:rsid w:val="004F3293"/>
    <w:rsid w:val="004F77A9"/>
    <w:rsid w:val="005006BF"/>
    <w:rsid w:val="005008B0"/>
    <w:rsid w:val="00500F79"/>
    <w:rsid w:val="00503CD1"/>
    <w:rsid w:val="00504DD4"/>
    <w:rsid w:val="0050747A"/>
    <w:rsid w:val="005075C8"/>
    <w:rsid w:val="00511102"/>
    <w:rsid w:val="00524683"/>
    <w:rsid w:val="0053355D"/>
    <w:rsid w:val="00535E0B"/>
    <w:rsid w:val="00544542"/>
    <w:rsid w:val="00545D9D"/>
    <w:rsid w:val="0055096B"/>
    <w:rsid w:val="00555DBC"/>
    <w:rsid w:val="00555F7B"/>
    <w:rsid w:val="00556F7E"/>
    <w:rsid w:val="00562372"/>
    <w:rsid w:val="00562A34"/>
    <w:rsid w:val="00563BA5"/>
    <w:rsid w:val="00564434"/>
    <w:rsid w:val="00571894"/>
    <w:rsid w:val="00572F4D"/>
    <w:rsid w:val="005747C7"/>
    <w:rsid w:val="005753FC"/>
    <w:rsid w:val="00580C9A"/>
    <w:rsid w:val="00585EF1"/>
    <w:rsid w:val="00587609"/>
    <w:rsid w:val="00591509"/>
    <w:rsid w:val="00591699"/>
    <w:rsid w:val="00592328"/>
    <w:rsid w:val="00592E09"/>
    <w:rsid w:val="0059369B"/>
    <w:rsid w:val="005955D5"/>
    <w:rsid w:val="005A4341"/>
    <w:rsid w:val="005B15E7"/>
    <w:rsid w:val="005B290D"/>
    <w:rsid w:val="005B3405"/>
    <w:rsid w:val="005B3F08"/>
    <w:rsid w:val="005C1DCB"/>
    <w:rsid w:val="005C4CF4"/>
    <w:rsid w:val="005D076C"/>
    <w:rsid w:val="005D40D6"/>
    <w:rsid w:val="005D708F"/>
    <w:rsid w:val="005E2ACD"/>
    <w:rsid w:val="005E2D3C"/>
    <w:rsid w:val="005F200A"/>
    <w:rsid w:val="005F230F"/>
    <w:rsid w:val="005F68DC"/>
    <w:rsid w:val="006052D2"/>
    <w:rsid w:val="00605AB9"/>
    <w:rsid w:val="00606D89"/>
    <w:rsid w:val="00611548"/>
    <w:rsid w:val="006141D2"/>
    <w:rsid w:val="00614B3C"/>
    <w:rsid w:val="00615B57"/>
    <w:rsid w:val="00615F8D"/>
    <w:rsid w:val="006178C9"/>
    <w:rsid w:val="006216F4"/>
    <w:rsid w:val="0062365A"/>
    <w:rsid w:val="006307A1"/>
    <w:rsid w:val="006359ED"/>
    <w:rsid w:val="00642991"/>
    <w:rsid w:val="00647F02"/>
    <w:rsid w:val="00653F6B"/>
    <w:rsid w:val="006544D2"/>
    <w:rsid w:val="00655616"/>
    <w:rsid w:val="00661D3B"/>
    <w:rsid w:val="00664CFB"/>
    <w:rsid w:val="00666055"/>
    <w:rsid w:val="00671D31"/>
    <w:rsid w:val="00671E92"/>
    <w:rsid w:val="006736BB"/>
    <w:rsid w:val="00675FBF"/>
    <w:rsid w:val="00676784"/>
    <w:rsid w:val="006779C4"/>
    <w:rsid w:val="00682D48"/>
    <w:rsid w:val="0068589C"/>
    <w:rsid w:val="006930BA"/>
    <w:rsid w:val="006965CF"/>
    <w:rsid w:val="006A00B0"/>
    <w:rsid w:val="006A07CA"/>
    <w:rsid w:val="006A45EC"/>
    <w:rsid w:val="006A53CF"/>
    <w:rsid w:val="006A7BDC"/>
    <w:rsid w:val="006B45AB"/>
    <w:rsid w:val="006B56A9"/>
    <w:rsid w:val="006C0B88"/>
    <w:rsid w:val="006C60E1"/>
    <w:rsid w:val="006C7B4E"/>
    <w:rsid w:val="006D5686"/>
    <w:rsid w:val="006D6DD9"/>
    <w:rsid w:val="006D7928"/>
    <w:rsid w:val="006E66EF"/>
    <w:rsid w:val="006F191A"/>
    <w:rsid w:val="006F2857"/>
    <w:rsid w:val="006F40E5"/>
    <w:rsid w:val="007011A9"/>
    <w:rsid w:val="0070230C"/>
    <w:rsid w:val="00706266"/>
    <w:rsid w:val="0070688F"/>
    <w:rsid w:val="00706BDE"/>
    <w:rsid w:val="00707012"/>
    <w:rsid w:val="00707CD3"/>
    <w:rsid w:val="007104B2"/>
    <w:rsid w:val="00713E89"/>
    <w:rsid w:val="007146BC"/>
    <w:rsid w:val="00714CC9"/>
    <w:rsid w:val="0071583F"/>
    <w:rsid w:val="00722250"/>
    <w:rsid w:val="00722A6D"/>
    <w:rsid w:val="0072571F"/>
    <w:rsid w:val="0072763F"/>
    <w:rsid w:val="007300B8"/>
    <w:rsid w:val="00731888"/>
    <w:rsid w:val="007332A5"/>
    <w:rsid w:val="0073353E"/>
    <w:rsid w:val="00736160"/>
    <w:rsid w:val="007367E0"/>
    <w:rsid w:val="007407F4"/>
    <w:rsid w:val="00743EE0"/>
    <w:rsid w:val="00744884"/>
    <w:rsid w:val="007456A4"/>
    <w:rsid w:val="00746DBC"/>
    <w:rsid w:val="0076234A"/>
    <w:rsid w:val="00763046"/>
    <w:rsid w:val="007740AF"/>
    <w:rsid w:val="007835C1"/>
    <w:rsid w:val="00784950"/>
    <w:rsid w:val="00784AC5"/>
    <w:rsid w:val="00786F60"/>
    <w:rsid w:val="007875ED"/>
    <w:rsid w:val="00790274"/>
    <w:rsid w:val="00791957"/>
    <w:rsid w:val="007919D8"/>
    <w:rsid w:val="00793099"/>
    <w:rsid w:val="00794033"/>
    <w:rsid w:val="007952C2"/>
    <w:rsid w:val="00797132"/>
    <w:rsid w:val="00797199"/>
    <w:rsid w:val="007A081A"/>
    <w:rsid w:val="007A6336"/>
    <w:rsid w:val="007A6EDB"/>
    <w:rsid w:val="007A7412"/>
    <w:rsid w:val="007B2BEA"/>
    <w:rsid w:val="007B3BB1"/>
    <w:rsid w:val="007B3FB1"/>
    <w:rsid w:val="007C1772"/>
    <w:rsid w:val="007C22C1"/>
    <w:rsid w:val="007C31AA"/>
    <w:rsid w:val="007C52C0"/>
    <w:rsid w:val="007C61D5"/>
    <w:rsid w:val="007E2ADC"/>
    <w:rsid w:val="007E30A4"/>
    <w:rsid w:val="007E485A"/>
    <w:rsid w:val="007F2761"/>
    <w:rsid w:val="007F37B2"/>
    <w:rsid w:val="007F61DC"/>
    <w:rsid w:val="008024F8"/>
    <w:rsid w:val="00810C2A"/>
    <w:rsid w:val="00815944"/>
    <w:rsid w:val="00822198"/>
    <w:rsid w:val="008225F8"/>
    <w:rsid w:val="00826652"/>
    <w:rsid w:val="0082687E"/>
    <w:rsid w:val="00826D69"/>
    <w:rsid w:val="00827761"/>
    <w:rsid w:val="00830E21"/>
    <w:rsid w:val="008331A0"/>
    <w:rsid w:val="008415A3"/>
    <w:rsid w:val="00847D8C"/>
    <w:rsid w:val="00851EAF"/>
    <w:rsid w:val="008605D4"/>
    <w:rsid w:val="00862D0A"/>
    <w:rsid w:val="00865665"/>
    <w:rsid w:val="00865AD7"/>
    <w:rsid w:val="00865CB0"/>
    <w:rsid w:val="008704F4"/>
    <w:rsid w:val="00876AAE"/>
    <w:rsid w:val="008817B2"/>
    <w:rsid w:val="008820A5"/>
    <w:rsid w:val="0088777D"/>
    <w:rsid w:val="008A0287"/>
    <w:rsid w:val="008A09DB"/>
    <w:rsid w:val="008A2972"/>
    <w:rsid w:val="008A371E"/>
    <w:rsid w:val="008A5AC5"/>
    <w:rsid w:val="008A68DE"/>
    <w:rsid w:val="008A738A"/>
    <w:rsid w:val="008B61E7"/>
    <w:rsid w:val="008B7078"/>
    <w:rsid w:val="008B7824"/>
    <w:rsid w:val="008C500F"/>
    <w:rsid w:val="008C5778"/>
    <w:rsid w:val="008C59DD"/>
    <w:rsid w:val="008C625F"/>
    <w:rsid w:val="008D6385"/>
    <w:rsid w:val="008E0DF7"/>
    <w:rsid w:val="008E65D0"/>
    <w:rsid w:val="008F1056"/>
    <w:rsid w:val="008F2776"/>
    <w:rsid w:val="008F4A6A"/>
    <w:rsid w:val="008F6372"/>
    <w:rsid w:val="008F69F4"/>
    <w:rsid w:val="00901D3E"/>
    <w:rsid w:val="00910711"/>
    <w:rsid w:val="00912E90"/>
    <w:rsid w:val="00914CC2"/>
    <w:rsid w:val="00915C5C"/>
    <w:rsid w:val="00916714"/>
    <w:rsid w:val="00917092"/>
    <w:rsid w:val="00917F3E"/>
    <w:rsid w:val="00920C12"/>
    <w:rsid w:val="00930EA6"/>
    <w:rsid w:val="00931D74"/>
    <w:rsid w:val="009328DE"/>
    <w:rsid w:val="00933A7C"/>
    <w:rsid w:val="00933A9A"/>
    <w:rsid w:val="009369BF"/>
    <w:rsid w:val="00940CAD"/>
    <w:rsid w:val="009417FD"/>
    <w:rsid w:val="00941D28"/>
    <w:rsid w:val="00944A8A"/>
    <w:rsid w:val="0095087B"/>
    <w:rsid w:val="00950C16"/>
    <w:rsid w:val="00955B93"/>
    <w:rsid w:val="0095722D"/>
    <w:rsid w:val="009604A2"/>
    <w:rsid w:val="00961B9A"/>
    <w:rsid w:val="009624D7"/>
    <w:rsid w:val="00962FFE"/>
    <w:rsid w:val="00963180"/>
    <w:rsid w:val="009633BF"/>
    <w:rsid w:val="00964F30"/>
    <w:rsid w:val="00966195"/>
    <w:rsid w:val="00967188"/>
    <w:rsid w:val="00970B4F"/>
    <w:rsid w:val="00971539"/>
    <w:rsid w:val="00975654"/>
    <w:rsid w:val="00975EA8"/>
    <w:rsid w:val="00976966"/>
    <w:rsid w:val="00980F68"/>
    <w:rsid w:val="00983767"/>
    <w:rsid w:val="00991DBC"/>
    <w:rsid w:val="00994F4B"/>
    <w:rsid w:val="0099623A"/>
    <w:rsid w:val="00996F34"/>
    <w:rsid w:val="009A432F"/>
    <w:rsid w:val="009A4A9C"/>
    <w:rsid w:val="009A4B1A"/>
    <w:rsid w:val="009B0D36"/>
    <w:rsid w:val="009B0F6C"/>
    <w:rsid w:val="009B1EB2"/>
    <w:rsid w:val="009B2F3A"/>
    <w:rsid w:val="009B4E3C"/>
    <w:rsid w:val="009C07B8"/>
    <w:rsid w:val="009C22D4"/>
    <w:rsid w:val="009C2FD4"/>
    <w:rsid w:val="009C3023"/>
    <w:rsid w:val="009C5210"/>
    <w:rsid w:val="009C5834"/>
    <w:rsid w:val="009D27D6"/>
    <w:rsid w:val="009D2D75"/>
    <w:rsid w:val="009D3D72"/>
    <w:rsid w:val="009D498F"/>
    <w:rsid w:val="009E5977"/>
    <w:rsid w:val="009F4F6B"/>
    <w:rsid w:val="009F58AC"/>
    <w:rsid w:val="00A00241"/>
    <w:rsid w:val="00A026B6"/>
    <w:rsid w:val="00A06824"/>
    <w:rsid w:val="00A07C4E"/>
    <w:rsid w:val="00A107FF"/>
    <w:rsid w:val="00A10D65"/>
    <w:rsid w:val="00A11B56"/>
    <w:rsid w:val="00A12D7B"/>
    <w:rsid w:val="00A1341F"/>
    <w:rsid w:val="00A265AD"/>
    <w:rsid w:val="00A33EB5"/>
    <w:rsid w:val="00A43554"/>
    <w:rsid w:val="00A4465D"/>
    <w:rsid w:val="00A447CF"/>
    <w:rsid w:val="00A4575D"/>
    <w:rsid w:val="00A64E1B"/>
    <w:rsid w:val="00A65140"/>
    <w:rsid w:val="00A67469"/>
    <w:rsid w:val="00A72577"/>
    <w:rsid w:val="00A72D62"/>
    <w:rsid w:val="00A7476C"/>
    <w:rsid w:val="00A77CE8"/>
    <w:rsid w:val="00A82490"/>
    <w:rsid w:val="00A9114D"/>
    <w:rsid w:val="00A9441E"/>
    <w:rsid w:val="00A94E0D"/>
    <w:rsid w:val="00A96FC6"/>
    <w:rsid w:val="00AA3013"/>
    <w:rsid w:val="00AB04D0"/>
    <w:rsid w:val="00AB4703"/>
    <w:rsid w:val="00AB786B"/>
    <w:rsid w:val="00AC1F7F"/>
    <w:rsid w:val="00AC237C"/>
    <w:rsid w:val="00AC50C6"/>
    <w:rsid w:val="00AC51E6"/>
    <w:rsid w:val="00AD00E0"/>
    <w:rsid w:val="00AD030E"/>
    <w:rsid w:val="00AD651E"/>
    <w:rsid w:val="00AD687D"/>
    <w:rsid w:val="00AE1ED2"/>
    <w:rsid w:val="00AF7DDE"/>
    <w:rsid w:val="00B11239"/>
    <w:rsid w:val="00B16996"/>
    <w:rsid w:val="00B243F2"/>
    <w:rsid w:val="00B250B9"/>
    <w:rsid w:val="00B254EC"/>
    <w:rsid w:val="00B318C2"/>
    <w:rsid w:val="00B32611"/>
    <w:rsid w:val="00B32965"/>
    <w:rsid w:val="00B33CA0"/>
    <w:rsid w:val="00B33F01"/>
    <w:rsid w:val="00B46887"/>
    <w:rsid w:val="00B53B0B"/>
    <w:rsid w:val="00B561C8"/>
    <w:rsid w:val="00B72F0C"/>
    <w:rsid w:val="00B77294"/>
    <w:rsid w:val="00B804F2"/>
    <w:rsid w:val="00B877D1"/>
    <w:rsid w:val="00B92F2A"/>
    <w:rsid w:val="00B9550C"/>
    <w:rsid w:val="00B95944"/>
    <w:rsid w:val="00BA355F"/>
    <w:rsid w:val="00BA54FF"/>
    <w:rsid w:val="00BB3722"/>
    <w:rsid w:val="00BB6568"/>
    <w:rsid w:val="00BC3F56"/>
    <w:rsid w:val="00BC6384"/>
    <w:rsid w:val="00BC6DD9"/>
    <w:rsid w:val="00BD1BD4"/>
    <w:rsid w:val="00BD34C9"/>
    <w:rsid w:val="00BD6B72"/>
    <w:rsid w:val="00BE14B0"/>
    <w:rsid w:val="00BE7A62"/>
    <w:rsid w:val="00BF3E64"/>
    <w:rsid w:val="00BF6002"/>
    <w:rsid w:val="00C01D14"/>
    <w:rsid w:val="00C074E0"/>
    <w:rsid w:val="00C07D76"/>
    <w:rsid w:val="00C117CD"/>
    <w:rsid w:val="00C178AB"/>
    <w:rsid w:val="00C24E5D"/>
    <w:rsid w:val="00C25183"/>
    <w:rsid w:val="00C26017"/>
    <w:rsid w:val="00C26886"/>
    <w:rsid w:val="00C272F7"/>
    <w:rsid w:val="00C32973"/>
    <w:rsid w:val="00C434DA"/>
    <w:rsid w:val="00C4572B"/>
    <w:rsid w:val="00C53618"/>
    <w:rsid w:val="00C54967"/>
    <w:rsid w:val="00C701FD"/>
    <w:rsid w:val="00C72869"/>
    <w:rsid w:val="00C7471C"/>
    <w:rsid w:val="00C7554A"/>
    <w:rsid w:val="00C8369A"/>
    <w:rsid w:val="00C858EE"/>
    <w:rsid w:val="00C93DEC"/>
    <w:rsid w:val="00C94980"/>
    <w:rsid w:val="00C96746"/>
    <w:rsid w:val="00CA6289"/>
    <w:rsid w:val="00CA7568"/>
    <w:rsid w:val="00CB1480"/>
    <w:rsid w:val="00CC2A5F"/>
    <w:rsid w:val="00CC2BB1"/>
    <w:rsid w:val="00CD0E1E"/>
    <w:rsid w:val="00CD386A"/>
    <w:rsid w:val="00CD3F93"/>
    <w:rsid w:val="00CD7903"/>
    <w:rsid w:val="00CE03B1"/>
    <w:rsid w:val="00CE4882"/>
    <w:rsid w:val="00CF194E"/>
    <w:rsid w:val="00CF2B7A"/>
    <w:rsid w:val="00CF65BA"/>
    <w:rsid w:val="00D00A14"/>
    <w:rsid w:val="00D05038"/>
    <w:rsid w:val="00D16BBC"/>
    <w:rsid w:val="00D209A5"/>
    <w:rsid w:val="00D215A5"/>
    <w:rsid w:val="00D22533"/>
    <w:rsid w:val="00D246E9"/>
    <w:rsid w:val="00D25E5D"/>
    <w:rsid w:val="00D307EE"/>
    <w:rsid w:val="00D323F8"/>
    <w:rsid w:val="00D32A02"/>
    <w:rsid w:val="00D32D1E"/>
    <w:rsid w:val="00D32D88"/>
    <w:rsid w:val="00D3511D"/>
    <w:rsid w:val="00D4059F"/>
    <w:rsid w:val="00D4089F"/>
    <w:rsid w:val="00D452E7"/>
    <w:rsid w:val="00D4691D"/>
    <w:rsid w:val="00D50387"/>
    <w:rsid w:val="00D50F7A"/>
    <w:rsid w:val="00D61464"/>
    <w:rsid w:val="00D62416"/>
    <w:rsid w:val="00D650C6"/>
    <w:rsid w:val="00D734AA"/>
    <w:rsid w:val="00D742B0"/>
    <w:rsid w:val="00D75AB0"/>
    <w:rsid w:val="00D83962"/>
    <w:rsid w:val="00D83A99"/>
    <w:rsid w:val="00D85241"/>
    <w:rsid w:val="00D913AB"/>
    <w:rsid w:val="00D97586"/>
    <w:rsid w:val="00D979EB"/>
    <w:rsid w:val="00DA3E61"/>
    <w:rsid w:val="00DA4A6A"/>
    <w:rsid w:val="00DA5EA4"/>
    <w:rsid w:val="00DB0B46"/>
    <w:rsid w:val="00DC2FD5"/>
    <w:rsid w:val="00DC5595"/>
    <w:rsid w:val="00DC7EE7"/>
    <w:rsid w:val="00DD1A20"/>
    <w:rsid w:val="00DD25AD"/>
    <w:rsid w:val="00DD3CA0"/>
    <w:rsid w:val="00DD5420"/>
    <w:rsid w:val="00DD716E"/>
    <w:rsid w:val="00DE04CE"/>
    <w:rsid w:val="00DE15A6"/>
    <w:rsid w:val="00DE2F79"/>
    <w:rsid w:val="00DE5A3D"/>
    <w:rsid w:val="00DF15C7"/>
    <w:rsid w:val="00DF5B21"/>
    <w:rsid w:val="00DF5BE0"/>
    <w:rsid w:val="00DF61E9"/>
    <w:rsid w:val="00E005DA"/>
    <w:rsid w:val="00E00E33"/>
    <w:rsid w:val="00E06E9F"/>
    <w:rsid w:val="00E16124"/>
    <w:rsid w:val="00E22039"/>
    <w:rsid w:val="00E222E1"/>
    <w:rsid w:val="00E2402B"/>
    <w:rsid w:val="00E2615E"/>
    <w:rsid w:val="00E31DF7"/>
    <w:rsid w:val="00E32D38"/>
    <w:rsid w:val="00E36240"/>
    <w:rsid w:val="00E42B19"/>
    <w:rsid w:val="00E430FA"/>
    <w:rsid w:val="00E4483C"/>
    <w:rsid w:val="00E46B96"/>
    <w:rsid w:val="00E47AF1"/>
    <w:rsid w:val="00E52E13"/>
    <w:rsid w:val="00E5458D"/>
    <w:rsid w:val="00E57508"/>
    <w:rsid w:val="00E6124D"/>
    <w:rsid w:val="00E625B4"/>
    <w:rsid w:val="00E63525"/>
    <w:rsid w:val="00E648B3"/>
    <w:rsid w:val="00E6516F"/>
    <w:rsid w:val="00E65401"/>
    <w:rsid w:val="00E66A64"/>
    <w:rsid w:val="00E72343"/>
    <w:rsid w:val="00E74C15"/>
    <w:rsid w:val="00E75454"/>
    <w:rsid w:val="00E763DF"/>
    <w:rsid w:val="00E80021"/>
    <w:rsid w:val="00E96719"/>
    <w:rsid w:val="00E9785B"/>
    <w:rsid w:val="00EA0A05"/>
    <w:rsid w:val="00EA5AA8"/>
    <w:rsid w:val="00EA7FA4"/>
    <w:rsid w:val="00EB37C5"/>
    <w:rsid w:val="00EC1903"/>
    <w:rsid w:val="00EC7AE5"/>
    <w:rsid w:val="00ED1BBB"/>
    <w:rsid w:val="00ED3490"/>
    <w:rsid w:val="00ED713E"/>
    <w:rsid w:val="00EE021C"/>
    <w:rsid w:val="00EE1304"/>
    <w:rsid w:val="00EE38E3"/>
    <w:rsid w:val="00EE3B81"/>
    <w:rsid w:val="00EF54B6"/>
    <w:rsid w:val="00F04AD9"/>
    <w:rsid w:val="00F04BE3"/>
    <w:rsid w:val="00F06163"/>
    <w:rsid w:val="00F11DE7"/>
    <w:rsid w:val="00F13309"/>
    <w:rsid w:val="00F22F34"/>
    <w:rsid w:val="00F235AF"/>
    <w:rsid w:val="00F24459"/>
    <w:rsid w:val="00F26339"/>
    <w:rsid w:val="00F313AB"/>
    <w:rsid w:val="00F32493"/>
    <w:rsid w:val="00F35642"/>
    <w:rsid w:val="00F43141"/>
    <w:rsid w:val="00F43EB0"/>
    <w:rsid w:val="00F448CD"/>
    <w:rsid w:val="00F46B84"/>
    <w:rsid w:val="00F53435"/>
    <w:rsid w:val="00F5785C"/>
    <w:rsid w:val="00F57900"/>
    <w:rsid w:val="00F6189A"/>
    <w:rsid w:val="00F61F6A"/>
    <w:rsid w:val="00F65431"/>
    <w:rsid w:val="00F657E4"/>
    <w:rsid w:val="00F72459"/>
    <w:rsid w:val="00F7329F"/>
    <w:rsid w:val="00F773BE"/>
    <w:rsid w:val="00F82AF1"/>
    <w:rsid w:val="00F86344"/>
    <w:rsid w:val="00F91CF7"/>
    <w:rsid w:val="00F95122"/>
    <w:rsid w:val="00F963B7"/>
    <w:rsid w:val="00F97E55"/>
    <w:rsid w:val="00FA199D"/>
    <w:rsid w:val="00FA75A4"/>
    <w:rsid w:val="00FB199D"/>
    <w:rsid w:val="00FB3496"/>
    <w:rsid w:val="00FB49E2"/>
    <w:rsid w:val="00FD5A1A"/>
    <w:rsid w:val="00FE2D34"/>
    <w:rsid w:val="00FE3D1B"/>
    <w:rsid w:val="00FE5EBB"/>
    <w:rsid w:val="00FE7130"/>
    <w:rsid w:val="00FE73C5"/>
    <w:rsid w:val="00FF6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A1599"/>
  <w15:chartTrackingRefBased/>
  <w15:docId w15:val="{239A9702-00EE-4B59-883B-7850FE157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B143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C272F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rsid w:val="00713E89"/>
    <w:pPr>
      <w:spacing w:after="120" w:line="480" w:lineRule="auto"/>
      <w:ind w:leftChars="200" w:left="420"/>
    </w:pPr>
  </w:style>
  <w:style w:type="character" w:customStyle="1" w:styleId="20">
    <w:name w:val="正文文本缩进 2 字符"/>
    <w:basedOn w:val="a0"/>
    <w:link w:val="2"/>
    <w:rsid w:val="00713E89"/>
    <w:rPr>
      <w:rFonts w:ascii="Times New Roman" w:eastAsia="宋体" w:hAnsi="Times New Roman" w:cs="Times New Roman"/>
      <w:szCs w:val="24"/>
    </w:rPr>
  </w:style>
  <w:style w:type="paragraph" w:styleId="a3">
    <w:name w:val="List Paragraph"/>
    <w:basedOn w:val="a"/>
    <w:uiPriority w:val="34"/>
    <w:qFormat/>
    <w:rsid w:val="00D32D88"/>
    <w:pPr>
      <w:ind w:firstLineChars="200" w:firstLine="420"/>
    </w:pPr>
  </w:style>
  <w:style w:type="character" w:customStyle="1" w:styleId="10">
    <w:name w:val="标题 1 字符"/>
    <w:basedOn w:val="a0"/>
    <w:link w:val="1"/>
    <w:uiPriority w:val="9"/>
    <w:rsid w:val="00C272F7"/>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C272F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C26017"/>
    <w:rPr>
      <w:rFonts w:eastAsia="黑体"/>
      <w:sz w:val="28"/>
    </w:rPr>
  </w:style>
  <w:style w:type="paragraph" w:styleId="21">
    <w:name w:val="toc 2"/>
    <w:basedOn w:val="a"/>
    <w:next w:val="a"/>
    <w:autoRedefine/>
    <w:uiPriority w:val="39"/>
    <w:unhideWhenUsed/>
    <w:rsid w:val="00C26017"/>
    <w:pPr>
      <w:ind w:leftChars="100" w:left="210" w:rightChars="100" w:right="100"/>
    </w:pPr>
    <w:rPr>
      <w:sz w:val="24"/>
    </w:rPr>
  </w:style>
  <w:style w:type="paragraph" w:styleId="3">
    <w:name w:val="toc 3"/>
    <w:basedOn w:val="a"/>
    <w:next w:val="a"/>
    <w:autoRedefine/>
    <w:uiPriority w:val="39"/>
    <w:unhideWhenUsed/>
    <w:rsid w:val="00C26017"/>
    <w:pPr>
      <w:ind w:leftChars="200" w:left="200" w:rightChars="100" w:right="100"/>
    </w:pPr>
    <w:rPr>
      <w:sz w:val="24"/>
    </w:rPr>
  </w:style>
  <w:style w:type="character" w:styleId="a4">
    <w:name w:val="Hyperlink"/>
    <w:basedOn w:val="a0"/>
    <w:uiPriority w:val="99"/>
    <w:unhideWhenUsed/>
    <w:rsid w:val="00C272F7"/>
    <w:rPr>
      <w:color w:val="0000FF" w:themeColor="hyperlink"/>
      <w:u w:val="single"/>
    </w:rPr>
  </w:style>
  <w:style w:type="paragraph" w:styleId="a5">
    <w:name w:val="header"/>
    <w:basedOn w:val="a"/>
    <w:link w:val="a6"/>
    <w:uiPriority w:val="99"/>
    <w:unhideWhenUsed/>
    <w:rsid w:val="00C2688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26886"/>
    <w:rPr>
      <w:rFonts w:ascii="Times New Roman" w:eastAsia="宋体" w:hAnsi="Times New Roman" w:cs="Times New Roman"/>
      <w:sz w:val="18"/>
      <w:szCs w:val="18"/>
    </w:rPr>
  </w:style>
  <w:style w:type="paragraph" w:styleId="a7">
    <w:name w:val="footer"/>
    <w:basedOn w:val="a"/>
    <w:link w:val="a8"/>
    <w:uiPriority w:val="99"/>
    <w:unhideWhenUsed/>
    <w:rsid w:val="00C26886"/>
    <w:pPr>
      <w:tabs>
        <w:tab w:val="center" w:pos="4153"/>
        <w:tab w:val="right" w:pos="8306"/>
      </w:tabs>
      <w:snapToGrid w:val="0"/>
      <w:jc w:val="left"/>
    </w:pPr>
    <w:rPr>
      <w:sz w:val="18"/>
      <w:szCs w:val="18"/>
    </w:rPr>
  </w:style>
  <w:style w:type="character" w:customStyle="1" w:styleId="a8">
    <w:name w:val="页脚 字符"/>
    <w:basedOn w:val="a0"/>
    <w:link w:val="a7"/>
    <w:uiPriority w:val="99"/>
    <w:rsid w:val="00C26886"/>
    <w:rPr>
      <w:rFonts w:ascii="Times New Roman" w:eastAsia="宋体" w:hAnsi="Times New Roman" w:cs="Times New Roman"/>
      <w:sz w:val="18"/>
      <w:szCs w:val="18"/>
    </w:rPr>
  </w:style>
  <w:style w:type="paragraph" w:styleId="a9">
    <w:name w:val="Balloon Text"/>
    <w:basedOn w:val="a"/>
    <w:link w:val="aa"/>
    <w:uiPriority w:val="99"/>
    <w:semiHidden/>
    <w:unhideWhenUsed/>
    <w:rsid w:val="00D246E9"/>
    <w:rPr>
      <w:sz w:val="18"/>
      <w:szCs w:val="18"/>
    </w:rPr>
  </w:style>
  <w:style w:type="character" w:customStyle="1" w:styleId="aa">
    <w:name w:val="批注框文本 字符"/>
    <w:basedOn w:val="a0"/>
    <w:link w:val="a9"/>
    <w:uiPriority w:val="99"/>
    <w:semiHidden/>
    <w:rsid w:val="00D246E9"/>
    <w:rPr>
      <w:rFonts w:ascii="Times New Roman" w:eastAsia="宋体" w:hAnsi="Times New Roman" w:cs="Times New Roman"/>
      <w:sz w:val="18"/>
      <w:szCs w:val="18"/>
    </w:rPr>
  </w:style>
  <w:style w:type="paragraph" w:styleId="ab">
    <w:name w:val="caption"/>
    <w:basedOn w:val="a"/>
    <w:next w:val="a"/>
    <w:uiPriority w:val="35"/>
    <w:unhideWhenUsed/>
    <w:qFormat/>
    <w:rsid w:val="00271B10"/>
    <w:rPr>
      <w:rFonts w:asciiTheme="majorHAnsi" w:eastAsia="黑体" w:hAnsiTheme="majorHAnsi" w:cstheme="majorBidi"/>
      <w:sz w:val="20"/>
      <w:szCs w:val="20"/>
    </w:rPr>
  </w:style>
  <w:style w:type="character" w:styleId="ac">
    <w:name w:val="Placeholder Text"/>
    <w:basedOn w:val="a0"/>
    <w:uiPriority w:val="99"/>
    <w:semiHidden/>
    <w:rsid w:val="008415A3"/>
    <w:rPr>
      <w:color w:val="808080"/>
    </w:rPr>
  </w:style>
  <w:style w:type="character" w:styleId="ad">
    <w:name w:val="Strong"/>
    <w:basedOn w:val="a0"/>
    <w:uiPriority w:val="22"/>
    <w:qFormat/>
    <w:rsid w:val="00A33EB5"/>
    <w:rPr>
      <w:b/>
      <w:bCs/>
    </w:rPr>
  </w:style>
  <w:style w:type="paragraph" w:styleId="ae">
    <w:name w:val="Normal (Web)"/>
    <w:basedOn w:val="a"/>
    <w:uiPriority w:val="99"/>
    <w:semiHidden/>
    <w:unhideWhenUsed/>
    <w:rsid w:val="00D16BBC"/>
    <w:pPr>
      <w:widowControl/>
      <w:spacing w:before="100" w:beforeAutospacing="1" w:after="100" w:afterAutospacing="1"/>
      <w:jc w:val="left"/>
    </w:pPr>
    <w:rPr>
      <w:rFonts w:ascii="宋体" w:hAnsi="宋体" w:cs="宋体"/>
      <w:kern w:val="0"/>
      <w:sz w:val="24"/>
    </w:rPr>
  </w:style>
  <w:style w:type="table" w:styleId="af">
    <w:name w:val="Table Grid"/>
    <w:basedOn w:val="a1"/>
    <w:uiPriority w:val="59"/>
    <w:rsid w:val="00930E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38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3.wmf"/><Relationship Id="rId39" Type="http://schemas.openxmlformats.org/officeDocument/2006/relationships/image" Target="media/image23.png"/><Relationship Id="rId21" Type="http://schemas.openxmlformats.org/officeDocument/2006/relationships/oleObject" Target="embeddings/oleObject5.bin"/><Relationship Id="rId34" Type="http://schemas.openxmlformats.org/officeDocument/2006/relationships/oleObject" Target="embeddings/oleObject9.bin"/><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7.w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18.wmf"/><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9.wmf"/><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F5386-1464-4894-96A1-2D7AB3D83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38</Pages>
  <Words>3718</Words>
  <Characters>21198</Characters>
  <Application>Microsoft Office Word</Application>
  <DocSecurity>0</DocSecurity>
  <Lines>176</Lines>
  <Paragraphs>49</Paragraphs>
  <ScaleCrop>false</ScaleCrop>
  <Company/>
  <LinksUpToDate>false</LinksUpToDate>
  <CharactersWithSpaces>24867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张立飞</dc:creator>
  <cp:keywords/>
  <dc:description/>
  <cp:lastModifiedBy>张立飞</cp:lastModifiedBy>
  <cp:revision>682</cp:revision>
  <dcterms:created xsi:type="dcterms:W3CDTF">2017-08-10T07:06:00Z</dcterms:created>
  <dcterms:modified xsi:type="dcterms:W3CDTF">2017-08-21T09:48:00Z</dcterms:modified>
</cp:coreProperties>
</file>